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B7567" w14:textId="025FA438" w:rsidR="00B80985" w:rsidRPr="006D4C3F" w:rsidRDefault="00B80985" w:rsidP="006D4C3F">
      <w:pPr>
        <w:autoSpaceDE w:val="0"/>
        <w:autoSpaceDN w:val="0"/>
        <w:adjustRightInd w:val="0"/>
        <w:spacing w:after="240" w:line="340" w:lineRule="exact"/>
        <w:jc w:val="center"/>
        <w:rPr>
          <w:rFonts w:ascii="Arial" w:hAnsi="Arial" w:cs="Arial"/>
          <w:b/>
          <w:sz w:val="22"/>
          <w:szCs w:val="22"/>
        </w:rPr>
      </w:pPr>
      <w:r w:rsidRPr="006D4C3F">
        <w:rPr>
          <w:rFonts w:ascii="Arial" w:hAnsi="Arial" w:cs="Arial"/>
          <w:b/>
          <w:sz w:val="22"/>
          <w:szCs w:val="22"/>
        </w:rPr>
        <w:t>INSTRUMENTO PARTICULAR DE CONTRATO DE COMODATO DE IMÓVEIS E OUTRAS AVENÇAS</w:t>
      </w:r>
    </w:p>
    <w:p w14:paraId="4AB4AD36" w14:textId="77777777" w:rsidR="003F1A24" w:rsidRPr="006D4C3F" w:rsidRDefault="003F1A24" w:rsidP="006D4C3F">
      <w:pPr>
        <w:widowControl w:val="0"/>
        <w:spacing w:after="240" w:line="340" w:lineRule="exact"/>
        <w:jc w:val="both"/>
        <w:rPr>
          <w:rFonts w:ascii="Arial" w:hAnsi="Arial" w:cs="Arial"/>
          <w:sz w:val="22"/>
          <w:szCs w:val="22"/>
        </w:rPr>
      </w:pPr>
    </w:p>
    <w:p w14:paraId="4AD94A5B" w14:textId="3BE13B82" w:rsidR="00372683" w:rsidRPr="006D4C3F" w:rsidRDefault="00372683" w:rsidP="006D4C3F">
      <w:pPr>
        <w:widowControl w:val="0"/>
        <w:spacing w:after="240" w:line="340" w:lineRule="exact"/>
        <w:jc w:val="both"/>
        <w:rPr>
          <w:rFonts w:ascii="Arial" w:hAnsi="Arial" w:cs="Arial"/>
          <w:sz w:val="22"/>
          <w:szCs w:val="22"/>
        </w:rPr>
      </w:pPr>
      <w:r w:rsidRPr="006D4C3F">
        <w:rPr>
          <w:rFonts w:ascii="Arial" w:hAnsi="Arial" w:cs="Arial"/>
          <w:sz w:val="22"/>
          <w:szCs w:val="22"/>
        </w:rPr>
        <w:t>Este “Instrumento Particular de Contrato de Comodato de Imóveis e Outras Avenças” (“</w:t>
      </w:r>
      <w:r w:rsidRPr="006D4C3F">
        <w:rPr>
          <w:rFonts w:ascii="Arial" w:hAnsi="Arial" w:cs="Arial"/>
          <w:b/>
          <w:bCs/>
          <w:sz w:val="22"/>
          <w:szCs w:val="22"/>
          <w:u w:val="single"/>
        </w:rPr>
        <w:t>Contrato</w:t>
      </w:r>
      <w:r w:rsidRPr="006D4C3F">
        <w:rPr>
          <w:rFonts w:ascii="Arial" w:hAnsi="Arial" w:cs="Arial"/>
          <w:sz w:val="22"/>
          <w:szCs w:val="22"/>
        </w:rPr>
        <w:t>”) é celebrado por e entre:</w:t>
      </w:r>
    </w:p>
    <w:p w14:paraId="4666F05E" w14:textId="5E303B0F" w:rsidR="004B5F3C" w:rsidRPr="006D4C3F" w:rsidRDefault="00CD59E0" w:rsidP="006D4C3F">
      <w:pPr>
        <w:widowControl w:val="0"/>
        <w:spacing w:after="240" w:line="340" w:lineRule="exact"/>
        <w:jc w:val="both"/>
        <w:rPr>
          <w:rFonts w:ascii="Arial" w:hAnsi="Arial" w:cs="Arial"/>
          <w:sz w:val="22"/>
          <w:szCs w:val="22"/>
        </w:rPr>
      </w:pPr>
      <w:r w:rsidRPr="006D4C3F">
        <w:rPr>
          <w:rFonts w:ascii="Arial" w:hAnsi="Arial" w:cs="Arial"/>
          <w:b/>
          <w:caps/>
          <w:sz w:val="22"/>
          <w:szCs w:val="22"/>
        </w:rPr>
        <w:t>OI S.A – Em Recuperação Judicial</w:t>
      </w:r>
      <w:r w:rsidRPr="006D4C3F">
        <w:rPr>
          <w:rFonts w:ascii="Arial" w:hAnsi="Arial" w:cs="Arial"/>
          <w:b/>
          <w:sz w:val="22"/>
          <w:szCs w:val="22"/>
        </w:rPr>
        <w:t xml:space="preserve">, </w:t>
      </w:r>
      <w:r w:rsidRPr="006D4C3F">
        <w:rPr>
          <w:rFonts w:ascii="Arial" w:hAnsi="Arial" w:cs="Arial"/>
          <w:sz w:val="22"/>
          <w:szCs w:val="22"/>
        </w:rPr>
        <w:t>sociedade anônima</w:t>
      </w:r>
      <w:r w:rsidR="004B5F3C" w:rsidRPr="006D4C3F">
        <w:rPr>
          <w:rFonts w:ascii="Arial" w:hAnsi="Arial" w:cs="Arial"/>
          <w:sz w:val="22"/>
          <w:szCs w:val="22"/>
        </w:rPr>
        <w:t xml:space="preserve"> de capital aberto, inscrita no Cadastro Nacional de Pessoa Jurídica (“</w:t>
      </w:r>
      <w:r w:rsidR="004B5F3C" w:rsidRPr="006D4C3F">
        <w:rPr>
          <w:rFonts w:ascii="Arial" w:hAnsi="Arial" w:cs="Arial"/>
          <w:b/>
          <w:bCs/>
          <w:sz w:val="22"/>
          <w:szCs w:val="22"/>
        </w:rPr>
        <w:t>CNPJ</w:t>
      </w:r>
      <w:r w:rsidR="004B5F3C" w:rsidRPr="006D4C3F">
        <w:rPr>
          <w:rFonts w:ascii="Arial" w:hAnsi="Arial" w:cs="Arial"/>
          <w:sz w:val="22"/>
          <w:szCs w:val="22"/>
        </w:rPr>
        <w:t>”) sob o nº 76.535.764/0001-43, com sede na Rua do Lavradio 71, 2º andar, Centro, Rio de Janeiro – RJ, CEP 20230-070, neste ato representada na forma do seu estatuto social (</w:t>
      </w:r>
      <w:r w:rsidR="004B5F3C" w:rsidRPr="006D4C3F">
        <w:rPr>
          <w:rFonts w:ascii="Arial" w:hAnsi="Arial" w:cs="Arial"/>
          <w:b/>
          <w:bCs/>
          <w:sz w:val="22"/>
          <w:szCs w:val="22"/>
        </w:rPr>
        <w:t>“Comodante”</w:t>
      </w:r>
      <w:r w:rsidR="004B5F3C" w:rsidRPr="006D4C3F">
        <w:rPr>
          <w:rFonts w:ascii="Arial" w:hAnsi="Arial" w:cs="Arial"/>
          <w:sz w:val="22"/>
          <w:szCs w:val="22"/>
        </w:rPr>
        <w:t xml:space="preserve">); </w:t>
      </w:r>
    </w:p>
    <w:p w14:paraId="5659F2CF" w14:textId="6C71D996" w:rsidR="00CD59E0" w:rsidRPr="006D4C3F" w:rsidRDefault="00CD59E0" w:rsidP="006D4C3F">
      <w:pPr>
        <w:autoSpaceDE w:val="0"/>
        <w:autoSpaceDN w:val="0"/>
        <w:adjustRightInd w:val="0"/>
        <w:spacing w:after="240" w:line="340" w:lineRule="exact"/>
        <w:jc w:val="both"/>
        <w:rPr>
          <w:rFonts w:ascii="Arial" w:hAnsi="Arial" w:cs="Arial"/>
          <w:bCs/>
          <w:sz w:val="22"/>
          <w:szCs w:val="22"/>
        </w:rPr>
      </w:pPr>
      <w:r w:rsidRPr="006D4C3F">
        <w:rPr>
          <w:rFonts w:ascii="Arial" w:hAnsi="Arial" w:cs="Arial"/>
          <w:bCs/>
          <w:sz w:val="22"/>
          <w:szCs w:val="22"/>
        </w:rPr>
        <w:t xml:space="preserve">e, de outro lado, </w:t>
      </w:r>
    </w:p>
    <w:p w14:paraId="45E79ADD" w14:textId="7747BB1D" w:rsidR="00136413" w:rsidRPr="006D4C3F" w:rsidRDefault="00136413" w:rsidP="006D4C3F">
      <w:pPr>
        <w:widowControl w:val="0"/>
        <w:spacing w:after="240" w:line="340" w:lineRule="exact"/>
        <w:jc w:val="both"/>
        <w:rPr>
          <w:rFonts w:ascii="Arial" w:hAnsi="Arial" w:cs="Arial"/>
          <w:sz w:val="22"/>
          <w:szCs w:val="22"/>
        </w:rPr>
      </w:pPr>
      <w:commentRangeStart w:id="0"/>
      <w:r w:rsidRPr="006D4C3F">
        <w:rPr>
          <w:rFonts w:ascii="Arial" w:hAnsi="Arial" w:cs="Arial"/>
          <w:b/>
          <w:bCs/>
          <w:sz w:val="22"/>
          <w:szCs w:val="22"/>
        </w:rPr>
        <w:t>[</w:t>
      </w:r>
      <w:r w:rsidRPr="006D4C3F">
        <w:rPr>
          <w:rFonts w:ascii="Arial" w:hAnsi="Arial" w:cs="Arial"/>
          <w:b/>
          <w:bCs/>
          <w:sz w:val="22"/>
          <w:szCs w:val="22"/>
          <w:highlight w:val="lightGray"/>
        </w:rPr>
        <w:t>SPE</w:t>
      </w:r>
      <w:r w:rsidRPr="006D4C3F">
        <w:rPr>
          <w:rFonts w:ascii="Arial" w:hAnsi="Arial" w:cs="Arial"/>
          <w:b/>
          <w:bCs/>
          <w:sz w:val="22"/>
          <w:szCs w:val="22"/>
        </w:rPr>
        <w:t xml:space="preserve">], </w:t>
      </w:r>
      <w:r w:rsidRPr="006D4C3F">
        <w:rPr>
          <w:rFonts w:ascii="Arial" w:hAnsi="Arial" w:cs="Arial"/>
          <w:sz w:val="22"/>
          <w:szCs w:val="22"/>
        </w:rPr>
        <w:t>sociedade anônima de capital fechado, inscrita no CNPJ sob o nº</w:t>
      </w:r>
      <w:r w:rsidRPr="006D4C3F">
        <w:rPr>
          <w:rFonts w:ascii="Arial" w:hAnsi="Arial" w:cs="Arial"/>
          <w:b/>
          <w:bCs/>
          <w:sz w:val="22"/>
          <w:szCs w:val="22"/>
        </w:rPr>
        <w:t xml:space="preserve"> </w:t>
      </w:r>
      <w:r w:rsidRPr="006D4C3F">
        <w:rPr>
          <w:rFonts w:ascii="Arial" w:hAnsi="Arial" w:cs="Arial"/>
          <w:sz w:val="22"/>
          <w:szCs w:val="22"/>
        </w:rPr>
        <w:t>[</w:t>
      </w:r>
      <w:r w:rsidRPr="006D4C3F">
        <w:rPr>
          <w:rFonts w:ascii="Arial" w:hAnsi="Arial" w:cs="Arial"/>
          <w:sz w:val="22"/>
          <w:szCs w:val="22"/>
          <w:highlight w:val="lightGray"/>
        </w:rPr>
        <w:t>●</w:t>
      </w:r>
      <w:r w:rsidRPr="006D4C3F">
        <w:rPr>
          <w:rFonts w:ascii="Arial" w:hAnsi="Arial" w:cs="Arial"/>
          <w:sz w:val="22"/>
          <w:szCs w:val="22"/>
        </w:rPr>
        <w:t>], com sede na [</w:t>
      </w:r>
      <w:r w:rsidRPr="006D4C3F">
        <w:rPr>
          <w:rFonts w:ascii="Arial" w:hAnsi="Arial" w:cs="Arial"/>
          <w:sz w:val="22"/>
          <w:szCs w:val="22"/>
          <w:highlight w:val="lightGray"/>
        </w:rPr>
        <w:t>endereço completo</w:t>
      </w:r>
      <w:r w:rsidRPr="006D4C3F">
        <w:rPr>
          <w:rFonts w:ascii="Arial" w:hAnsi="Arial" w:cs="Arial"/>
          <w:sz w:val="22"/>
          <w:szCs w:val="22"/>
        </w:rPr>
        <w:t>], [</w:t>
      </w:r>
      <w:r w:rsidRPr="006D4C3F">
        <w:rPr>
          <w:rFonts w:ascii="Arial" w:hAnsi="Arial" w:cs="Arial"/>
          <w:sz w:val="22"/>
          <w:szCs w:val="22"/>
          <w:highlight w:val="lightGray"/>
        </w:rPr>
        <w:t>Cidade - ES</w:t>
      </w:r>
      <w:r w:rsidRPr="006D4C3F">
        <w:rPr>
          <w:rFonts w:ascii="Arial" w:hAnsi="Arial" w:cs="Arial"/>
          <w:sz w:val="22"/>
          <w:szCs w:val="22"/>
        </w:rPr>
        <w:t>], CEP [</w:t>
      </w:r>
      <w:r w:rsidRPr="006D4C3F">
        <w:rPr>
          <w:rFonts w:ascii="Arial" w:hAnsi="Arial" w:cs="Arial"/>
          <w:sz w:val="22"/>
          <w:szCs w:val="22"/>
          <w:highlight w:val="lightGray"/>
        </w:rPr>
        <w:t>●</w:t>
      </w:r>
      <w:r w:rsidRPr="006D4C3F">
        <w:rPr>
          <w:rFonts w:ascii="Arial" w:hAnsi="Arial" w:cs="Arial"/>
          <w:sz w:val="22"/>
          <w:szCs w:val="22"/>
        </w:rPr>
        <w:t>], neste ato representada na forma do seu estatuto social (</w:t>
      </w:r>
      <w:r w:rsidRPr="006D4C3F">
        <w:rPr>
          <w:rFonts w:ascii="Arial" w:hAnsi="Arial" w:cs="Arial"/>
          <w:b/>
          <w:bCs/>
          <w:sz w:val="22"/>
          <w:szCs w:val="22"/>
        </w:rPr>
        <w:t>“</w:t>
      </w:r>
      <w:r w:rsidR="00D02C6F" w:rsidRPr="006D4C3F">
        <w:rPr>
          <w:rFonts w:ascii="Arial" w:hAnsi="Arial" w:cs="Arial"/>
          <w:b/>
          <w:bCs/>
          <w:sz w:val="22"/>
          <w:szCs w:val="22"/>
        </w:rPr>
        <w:t>Comodatária</w:t>
      </w:r>
      <w:r w:rsidRPr="006D4C3F">
        <w:rPr>
          <w:rFonts w:ascii="Arial" w:hAnsi="Arial" w:cs="Arial"/>
          <w:b/>
          <w:bCs/>
          <w:sz w:val="22"/>
          <w:szCs w:val="22"/>
        </w:rPr>
        <w:t>”</w:t>
      </w:r>
      <w:r w:rsidRPr="006D4C3F">
        <w:rPr>
          <w:rFonts w:ascii="Arial" w:hAnsi="Arial" w:cs="Arial"/>
          <w:sz w:val="22"/>
          <w:szCs w:val="22"/>
        </w:rPr>
        <w:t>);</w:t>
      </w:r>
      <w:commentRangeEnd w:id="0"/>
      <w:r w:rsidR="000029FE">
        <w:rPr>
          <w:rStyle w:val="Refdecomentrio"/>
        </w:rPr>
        <w:commentReference w:id="0"/>
      </w:r>
    </w:p>
    <w:p w14:paraId="7E14D558" w14:textId="77777777" w:rsidR="00B46D44" w:rsidRPr="006D4C3F" w:rsidRDefault="00B46D44" w:rsidP="006D4C3F">
      <w:pPr>
        <w:widowControl w:val="0"/>
        <w:spacing w:after="240" w:line="340" w:lineRule="exact"/>
        <w:jc w:val="both"/>
        <w:rPr>
          <w:rFonts w:ascii="Arial" w:hAnsi="Arial" w:cs="Arial"/>
          <w:sz w:val="22"/>
          <w:szCs w:val="22"/>
        </w:rPr>
      </w:pPr>
      <w:r w:rsidRPr="006D4C3F">
        <w:rPr>
          <w:rFonts w:ascii="Arial" w:hAnsi="Arial" w:cs="Arial"/>
          <w:sz w:val="22"/>
          <w:szCs w:val="22"/>
        </w:rPr>
        <w:t xml:space="preserve">e, ainda, na qualidade de interveniente anuente, </w:t>
      </w:r>
    </w:p>
    <w:p w14:paraId="1BAF9D8C" w14:textId="73DBD14E" w:rsidR="00D02C6F" w:rsidRPr="006D4C3F" w:rsidRDefault="00D02C6F" w:rsidP="006D4C3F">
      <w:pPr>
        <w:widowControl w:val="0"/>
        <w:spacing w:after="240" w:line="340" w:lineRule="exact"/>
        <w:jc w:val="both"/>
        <w:rPr>
          <w:rFonts w:ascii="Arial" w:hAnsi="Arial" w:cs="Arial"/>
          <w:sz w:val="22"/>
          <w:szCs w:val="22"/>
        </w:rPr>
      </w:pPr>
      <w:r w:rsidRPr="006D4C3F">
        <w:rPr>
          <w:rFonts w:ascii="Arial" w:hAnsi="Arial" w:cs="Arial"/>
          <w:b/>
          <w:bCs/>
          <w:sz w:val="22"/>
          <w:szCs w:val="22"/>
        </w:rPr>
        <w:t>[</w:t>
      </w:r>
      <w:r w:rsidRPr="006D4C3F">
        <w:rPr>
          <w:rFonts w:ascii="Arial" w:hAnsi="Arial" w:cs="Arial"/>
          <w:b/>
          <w:bCs/>
          <w:sz w:val="22"/>
          <w:szCs w:val="22"/>
          <w:highlight w:val="lightGray"/>
        </w:rPr>
        <w:t>COMPRADORA</w:t>
      </w:r>
      <w:r w:rsidRPr="006D4C3F">
        <w:rPr>
          <w:rFonts w:ascii="Arial" w:hAnsi="Arial" w:cs="Arial"/>
          <w:b/>
          <w:bCs/>
          <w:sz w:val="22"/>
          <w:szCs w:val="22"/>
        </w:rPr>
        <w:t xml:space="preserve">], </w:t>
      </w:r>
      <w:r w:rsidRPr="006D4C3F">
        <w:rPr>
          <w:rFonts w:ascii="Arial" w:hAnsi="Arial" w:cs="Arial"/>
          <w:sz w:val="22"/>
          <w:szCs w:val="22"/>
        </w:rPr>
        <w:t>sociedade anônima de capital fechado, inscrita no CNPJ sob o nº</w:t>
      </w:r>
      <w:r w:rsidRPr="006D4C3F">
        <w:rPr>
          <w:rFonts w:ascii="Arial" w:hAnsi="Arial" w:cs="Arial"/>
          <w:b/>
          <w:bCs/>
          <w:sz w:val="22"/>
          <w:szCs w:val="22"/>
        </w:rPr>
        <w:t xml:space="preserve"> </w:t>
      </w:r>
      <w:r w:rsidRPr="006D4C3F">
        <w:rPr>
          <w:rFonts w:ascii="Arial" w:hAnsi="Arial" w:cs="Arial"/>
          <w:sz w:val="22"/>
          <w:szCs w:val="22"/>
        </w:rPr>
        <w:t>[</w:t>
      </w:r>
      <w:r w:rsidRPr="006D4C3F">
        <w:rPr>
          <w:rFonts w:ascii="Arial" w:hAnsi="Arial" w:cs="Arial"/>
          <w:sz w:val="22"/>
          <w:szCs w:val="22"/>
          <w:highlight w:val="lightGray"/>
        </w:rPr>
        <w:t>●</w:t>
      </w:r>
      <w:r w:rsidRPr="006D4C3F">
        <w:rPr>
          <w:rFonts w:ascii="Arial" w:hAnsi="Arial" w:cs="Arial"/>
          <w:sz w:val="22"/>
          <w:szCs w:val="22"/>
        </w:rPr>
        <w:t>], com sede na [</w:t>
      </w:r>
      <w:r w:rsidRPr="006D4C3F">
        <w:rPr>
          <w:rFonts w:ascii="Arial" w:hAnsi="Arial" w:cs="Arial"/>
          <w:sz w:val="22"/>
          <w:szCs w:val="22"/>
          <w:highlight w:val="lightGray"/>
        </w:rPr>
        <w:t>endereço completo</w:t>
      </w:r>
      <w:r w:rsidRPr="006D4C3F">
        <w:rPr>
          <w:rFonts w:ascii="Arial" w:hAnsi="Arial" w:cs="Arial"/>
          <w:sz w:val="22"/>
          <w:szCs w:val="22"/>
        </w:rPr>
        <w:t>], [</w:t>
      </w:r>
      <w:r w:rsidRPr="006D4C3F">
        <w:rPr>
          <w:rFonts w:ascii="Arial" w:hAnsi="Arial" w:cs="Arial"/>
          <w:sz w:val="22"/>
          <w:szCs w:val="22"/>
          <w:highlight w:val="lightGray"/>
        </w:rPr>
        <w:t>Cidade - ES</w:t>
      </w:r>
      <w:r w:rsidRPr="006D4C3F">
        <w:rPr>
          <w:rFonts w:ascii="Arial" w:hAnsi="Arial" w:cs="Arial"/>
          <w:sz w:val="22"/>
          <w:szCs w:val="22"/>
        </w:rPr>
        <w:t>], CEP [</w:t>
      </w:r>
      <w:r w:rsidRPr="006D4C3F">
        <w:rPr>
          <w:rFonts w:ascii="Arial" w:hAnsi="Arial" w:cs="Arial"/>
          <w:sz w:val="22"/>
          <w:szCs w:val="22"/>
          <w:highlight w:val="lightGray"/>
        </w:rPr>
        <w:t>●</w:t>
      </w:r>
      <w:r w:rsidRPr="006D4C3F">
        <w:rPr>
          <w:rFonts w:ascii="Arial" w:hAnsi="Arial" w:cs="Arial"/>
          <w:sz w:val="22"/>
          <w:szCs w:val="22"/>
        </w:rPr>
        <w:t>], neste ato representada na forma do seu estatuto social (</w:t>
      </w:r>
      <w:r w:rsidRPr="006D4C3F">
        <w:rPr>
          <w:rFonts w:ascii="Arial" w:hAnsi="Arial" w:cs="Arial"/>
          <w:b/>
          <w:bCs/>
          <w:sz w:val="22"/>
          <w:szCs w:val="22"/>
        </w:rPr>
        <w:t>“</w:t>
      </w:r>
      <w:r w:rsidR="00321465" w:rsidRPr="006D4C3F">
        <w:rPr>
          <w:rFonts w:ascii="Arial" w:hAnsi="Arial" w:cs="Arial"/>
          <w:b/>
          <w:bCs/>
          <w:sz w:val="22"/>
          <w:szCs w:val="22"/>
        </w:rPr>
        <w:t>Investidor</w:t>
      </w:r>
      <w:r w:rsidRPr="006D4C3F">
        <w:rPr>
          <w:rFonts w:ascii="Arial" w:hAnsi="Arial" w:cs="Arial"/>
          <w:b/>
          <w:bCs/>
          <w:sz w:val="22"/>
          <w:szCs w:val="22"/>
        </w:rPr>
        <w:t>”</w:t>
      </w:r>
      <w:r w:rsidRPr="006D4C3F">
        <w:rPr>
          <w:rFonts w:ascii="Arial" w:hAnsi="Arial" w:cs="Arial"/>
          <w:sz w:val="22"/>
          <w:szCs w:val="22"/>
        </w:rPr>
        <w:t>);</w:t>
      </w:r>
    </w:p>
    <w:p w14:paraId="28054391" w14:textId="0D92A352" w:rsidR="00B80985" w:rsidRPr="006D4C3F" w:rsidRDefault="00B80985" w:rsidP="006D4C3F">
      <w:pPr>
        <w:widowControl w:val="0"/>
        <w:spacing w:after="240" w:line="340" w:lineRule="exact"/>
        <w:jc w:val="both"/>
        <w:rPr>
          <w:rFonts w:ascii="Arial" w:hAnsi="Arial" w:cs="Arial"/>
          <w:sz w:val="22"/>
          <w:szCs w:val="22"/>
        </w:rPr>
      </w:pPr>
      <w:r w:rsidRPr="006D4C3F">
        <w:rPr>
          <w:rFonts w:ascii="Arial" w:hAnsi="Arial" w:cs="Arial"/>
          <w:sz w:val="22"/>
          <w:szCs w:val="22"/>
        </w:rPr>
        <w:t>Comodatári</w:t>
      </w:r>
      <w:r w:rsidR="003F1A24" w:rsidRPr="006D4C3F">
        <w:rPr>
          <w:rFonts w:ascii="Arial" w:hAnsi="Arial" w:cs="Arial"/>
          <w:sz w:val="22"/>
          <w:szCs w:val="22"/>
        </w:rPr>
        <w:t>a</w:t>
      </w:r>
      <w:r w:rsidR="00E43764" w:rsidRPr="006D4C3F">
        <w:rPr>
          <w:rFonts w:ascii="Arial" w:hAnsi="Arial" w:cs="Arial"/>
          <w:sz w:val="22"/>
          <w:szCs w:val="22"/>
        </w:rPr>
        <w:t>,</w:t>
      </w:r>
      <w:r w:rsidRPr="006D4C3F">
        <w:rPr>
          <w:rFonts w:ascii="Arial" w:hAnsi="Arial" w:cs="Arial"/>
          <w:sz w:val="22"/>
          <w:szCs w:val="22"/>
        </w:rPr>
        <w:t xml:space="preserve"> Comodante</w:t>
      </w:r>
      <w:r w:rsidR="00E43764" w:rsidRPr="006D4C3F">
        <w:rPr>
          <w:rFonts w:ascii="Arial" w:hAnsi="Arial" w:cs="Arial"/>
          <w:sz w:val="22"/>
          <w:szCs w:val="22"/>
        </w:rPr>
        <w:t xml:space="preserve"> e </w:t>
      </w:r>
      <w:r w:rsidR="00321465" w:rsidRPr="006D4C3F">
        <w:rPr>
          <w:rFonts w:ascii="Arial" w:hAnsi="Arial" w:cs="Arial"/>
          <w:sz w:val="22"/>
          <w:szCs w:val="22"/>
        </w:rPr>
        <w:t>Investidor</w:t>
      </w:r>
      <w:r w:rsidRPr="006D4C3F">
        <w:rPr>
          <w:rFonts w:ascii="Arial" w:hAnsi="Arial" w:cs="Arial"/>
          <w:sz w:val="22"/>
          <w:szCs w:val="22"/>
        </w:rPr>
        <w:t xml:space="preserve"> </w:t>
      </w:r>
      <w:r w:rsidR="00C10376" w:rsidRPr="006D4C3F">
        <w:rPr>
          <w:rFonts w:ascii="Arial" w:hAnsi="Arial" w:cs="Arial"/>
          <w:bCs/>
          <w:sz w:val="22"/>
          <w:szCs w:val="22"/>
        </w:rPr>
        <w:t>são</w:t>
      </w:r>
      <w:r w:rsidR="00C10376" w:rsidRPr="006D4C3F">
        <w:rPr>
          <w:rFonts w:ascii="Arial" w:hAnsi="Arial" w:cs="Arial"/>
          <w:sz w:val="22"/>
          <w:szCs w:val="22"/>
        </w:rPr>
        <w:t xml:space="preserve"> doravante designadas em conjunto</w:t>
      </w:r>
      <w:r w:rsidR="00C10376" w:rsidRPr="006D4C3F">
        <w:rPr>
          <w:rFonts w:ascii="Arial" w:hAnsi="Arial" w:cs="Arial"/>
          <w:bCs/>
          <w:sz w:val="22"/>
          <w:szCs w:val="22"/>
        </w:rPr>
        <w:t xml:space="preserve"> como</w:t>
      </w:r>
      <w:r w:rsidR="00C10376" w:rsidRPr="006D4C3F">
        <w:rPr>
          <w:rFonts w:ascii="Arial" w:hAnsi="Arial" w:cs="Arial"/>
          <w:sz w:val="22"/>
          <w:szCs w:val="22"/>
        </w:rPr>
        <w:t xml:space="preserve"> </w:t>
      </w:r>
      <w:r w:rsidR="00C10376" w:rsidRPr="006D4C3F">
        <w:rPr>
          <w:rFonts w:ascii="Arial" w:hAnsi="Arial" w:cs="Arial"/>
          <w:b/>
          <w:bCs/>
          <w:sz w:val="22"/>
          <w:szCs w:val="22"/>
        </w:rPr>
        <w:t>“Partes”</w:t>
      </w:r>
      <w:r w:rsidR="00C10376" w:rsidRPr="006D4C3F">
        <w:rPr>
          <w:rFonts w:ascii="Arial" w:hAnsi="Arial" w:cs="Arial"/>
          <w:sz w:val="22"/>
          <w:szCs w:val="22"/>
        </w:rPr>
        <w:t xml:space="preserve"> </w:t>
      </w:r>
      <w:r w:rsidR="00C10376" w:rsidRPr="006D4C3F">
        <w:rPr>
          <w:rFonts w:ascii="Arial" w:hAnsi="Arial" w:cs="Arial"/>
          <w:bCs/>
          <w:sz w:val="22"/>
          <w:szCs w:val="22"/>
        </w:rPr>
        <w:t>e</w:t>
      </w:r>
      <w:r w:rsidR="00C10376" w:rsidRPr="006D4C3F">
        <w:rPr>
          <w:rFonts w:ascii="Arial" w:hAnsi="Arial" w:cs="Arial"/>
          <w:sz w:val="22"/>
          <w:szCs w:val="22"/>
        </w:rPr>
        <w:t>, individualmente</w:t>
      </w:r>
      <w:r w:rsidR="00C10376" w:rsidRPr="006D4C3F">
        <w:rPr>
          <w:rFonts w:ascii="Arial" w:hAnsi="Arial" w:cs="Arial"/>
          <w:bCs/>
          <w:sz w:val="22"/>
          <w:szCs w:val="22"/>
        </w:rPr>
        <w:t xml:space="preserve"> e indistintamente, como</w:t>
      </w:r>
      <w:r w:rsidR="00C10376" w:rsidRPr="006D4C3F">
        <w:rPr>
          <w:rFonts w:ascii="Arial" w:hAnsi="Arial" w:cs="Arial"/>
          <w:sz w:val="22"/>
          <w:szCs w:val="22"/>
        </w:rPr>
        <w:t xml:space="preserve"> </w:t>
      </w:r>
      <w:r w:rsidR="00C10376" w:rsidRPr="006D4C3F">
        <w:rPr>
          <w:rFonts w:ascii="Arial" w:hAnsi="Arial" w:cs="Arial"/>
          <w:b/>
          <w:bCs/>
          <w:sz w:val="22"/>
          <w:szCs w:val="22"/>
        </w:rPr>
        <w:t>“Parte”</w:t>
      </w:r>
    </w:p>
    <w:p w14:paraId="31303E27" w14:textId="77777777" w:rsidR="003F1A24" w:rsidRPr="006D4C3F" w:rsidRDefault="003F1A24" w:rsidP="006D4C3F">
      <w:pPr>
        <w:widowControl w:val="0"/>
        <w:spacing w:after="240" w:line="340" w:lineRule="exact"/>
        <w:jc w:val="both"/>
        <w:rPr>
          <w:rFonts w:ascii="Arial" w:hAnsi="Arial" w:cs="Arial"/>
          <w:b/>
          <w:sz w:val="22"/>
          <w:szCs w:val="22"/>
        </w:rPr>
      </w:pPr>
      <w:r w:rsidRPr="006D4C3F">
        <w:rPr>
          <w:rFonts w:ascii="Arial" w:hAnsi="Arial" w:cs="Arial"/>
          <w:b/>
          <w:sz w:val="22"/>
          <w:szCs w:val="22"/>
        </w:rPr>
        <w:t>CONSIDERANDO QUE:</w:t>
      </w:r>
    </w:p>
    <w:p w14:paraId="75B3F45F" w14:textId="2C02A7E3" w:rsidR="004C3D4F" w:rsidRPr="006D4C3F" w:rsidRDefault="004C3D4F" w:rsidP="006D4C3F">
      <w:pPr>
        <w:widowControl w:val="0"/>
        <w:numPr>
          <w:ilvl w:val="0"/>
          <w:numId w:val="12"/>
        </w:numPr>
        <w:spacing w:after="240" w:line="340" w:lineRule="exact"/>
        <w:ind w:left="0" w:firstLine="0"/>
        <w:jc w:val="both"/>
        <w:rPr>
          <w:rFonts w:ascii="Arial" w:hAnsi="Arial" w:cs="Arial"/>
          <w:sz w:val="22"/>
          <w:szCs w:val="22"/>
        </w:rPr>
      </w:pPr>
      <w:bookmarkStart w:id="1" w:name="_Ref44842496"/>
      <w:r w:rsidRPr="006D4C3F">
        <w:rPr>
          <w:rFonts w:ascii="Arial" w:hAnsi="Arial" w:cs="Arial"/>
          <w:sz w:val="22"/>
          <w:szCs w:val="22"/>
        </w:rPr>
        <w:t>em 1º de março de 2023, a Comodante apresentou pedido de recuperação judicial (“</w:t>
      </w:r>
      <w:r w:rsidRPr="006D4C3F">
        <w:rPr>
          <w:rFonts w:ascii="Arial" w:hAnsi="Arial" w:cs="Arial"/>
          <w:b/>
          <w:bCs/>
          <w:sz w:val="22"/>
          <w:szCs w:val="22"/>
        </w:rPr>
        <w:t>Recuperação Judicial</w:t>
      </w:r>
      <w:r w:rsidRPr="006D4C3F">
        <w:rPr>
          <w:rFonts w:ascii="Arial" w:hAnsi="Arial" w:cs="Arial"/>
          <w:sz w:val="22"/>
          <w:szCs w:val="22"/>
        </w:rPr>
        <w:t>”) perante a 7ª Vara Empresarial do Rio de Janeiro/RJ (“</w:t>
      </w:r>
      <w:r w:rsidRPr="006D4C3F">
        <w:rPr>
          <w:rFonts w:ascii="Arial" w:hAnsi="Arial" w:cs="Arial"/>
          <w:b/>
          <w:bCs/>
          <w:sz w:val="22"/>
          <w:szCs w:val="22"/>
        </w:rPr>
        <w:t>Juízo da Recuperação Judicial</w:t>
      </w:r>
      <w:r w:rsidRPr="006D4C3F">
        <w:rPr>
          <w:rFonts w:ascii="Arial" w:hAnsi="Arial" w:cs="Arial"/>
          <w:sz w:val="22"/>
          <w:szCs w:val="22"/>
        </w:rPr>
        <w:t>”), processo que tramita sob o nº 0090940-03.2023.8.19.0001, nos termos da Lei nº 11.101, de 9 de fevereiro de 2005, conforme alterada (“</w:t>
      </w:r>
      <w:bookmarkStart w:id="2" w:name="_Hlk168942578"/>
      <w:r w:rsidRPr="006D4C3F">
        <w:rPr>
          <w:rFonts w:ascii="Arial" w:hAnsi="Arial" w:cs="Arial"/>
          <w:b/>
          <w:bCs/>
          <w:sz w:val="22"/>
          <w:szCs w:val="22"/>
        </w:rPr>
        <w:t>Lei de Recuperação e Falências</w:t>
      </w:r>
      <w:bookmarkEnd w:id="2"/>
      <w:r w:rsidRPr="006D4C3F">
        <w:rPr>
          <w:rFonts w:ascii="Arial" w:hAnsi="Arial" w:cs="Arial"/>
          <w:sz w:val="22"/>
          <w:szCs w:val="22"/>
        </w:rPr>
        <w:t>”);</w:t>
      </w:r>
    </w:p>
    <w:p w14:paraId="13B2CF55" w14:textId="25995CF0" w:rsidR="004C3D4F" w:rsidRDefault="004C3D4F" w:rsidP="006D4C3F">
      <w:pPr>
        <w:widowControl w:val="0"/>
        <w:numPr>
          <w:ilvl w:val="0"/>
          <w:numId w:val="12"/>
        </w:numPr>
        <w:spacing w:after="240" w:line="340" w:lineRule="exact"/>
        <w:ind w:left="0" w:firstLine="0"/>
        <w:jc w:val="both"/>
        <w:rPr>
          <w:ins w:id="3" w:author="Daniella Geszikter Ventura" w:date="2024-12-30T15:19:00Z"/>
          <w:rFonts w:ascii="Arial" w:hAnsi="Arial" w:cs="Arial"/>
          <w:sz w:val="22"/>
          <w:szCs w:val="22"/>
        </w:rPr>
      </w:pPr>
      <w:r w:rsidRPr="006D4C3F">
        <w:rPr>
          <w:rFonts w:ascii="Arial" w:hAnsi="Arial" w:cs="Arial"/>
          <w:sz w:val="22"/>
          <w:szCs w:val="22"/>
        </w:rPr>
        <w:t xml:space="preserve">em 19 de </w:t>
      </w:r>
      <w:ins w:id="4" w:author="Daniella Geszikter Ventura" w:date="2024-12-30T15:20:00Z">
        <w:r w:rsidR="000029FE">
          <w:rPr>
            <w:rFonts w:ascii="Arial" w:hAnsi="Arial" w:cs="Arial"/>
            <w:sz w:val="22"/>
            <w:szCs w:val="22"/>
          </w:rPr>
          <w:t xml:space="preserve">abril </w:t>
        </w:r>
      </w:ins>
      <w:del w:id="5" w:author="Daniella Geszikter Ventura" w:date="2024-12-30T15:20:00Z">
        <w:r w:rsidRPr="006D4C3F" w:rsidDel="000029FE">
          <w:rPr>
            <w:rFonts w:ascii="Arial" w:hAnsi="Arial" w:cs="Arial"/>
            <w:sz w:val="22"/>
            <w:szCs w:val="22"/>
          </w:rPr>
          <w:delText xml:space="preserve">maio </w:delText>
        </w:r>
      </w:del>
      <w:r w:rsidRPr="006D4C3F">
        <w:rPr>
          <w:rFonts w:ascii="Arial" w:hAnsi="Arial" w:cs="Arial"/>
          <w:sz w:val="22"/>
          <w:szCs w:val="22"/>
        </w:rPr>
        <w:t>de 202</w:t>
      </w:r>
      <w:ins w:id="6" w:author="Daniella Geszikter Ventura" w:date="2024-12-30T15:20:00Z">
        <w:r w:rsidR="000029FE">
          <w:rPr>
            <w:rFonts w:ascii="Arial" w:hAnsi="Arial" w:cs="Arial"/>
            <w:sz w:val="22"/>
            <w:szCs w:val="22"/>
          </w:rPr>
          <w:t>4</w:t>
        </w:r>
      </w:ins>
      <w:del w:id="7" w:author="Daniella Geszikter Ventura" w:date="2024-12-30T15:20:00Z">
        <w:r w:rsidRPr="006D4C3F" w:rsidDel="000029FE">
          <w:rPr>
            <w:rFonts w:ascii="Arial" w:hAnsi="Arial" w:cs="Arial"/>
            <w:sz w:val="22"/>
            <w:szCs w:val="22"/>
          </w:rPr>
          <w:delText>3</w:delText>
        </w:r>
      </w:del>
      <w:r w:rsidRPr="006D4C3F">
        <w:rPr>
          <w:rFonts w:ascii="Arial" w:hAnsi="Arial" w:cs="Arial"/>
          <w:sz w:val="22"/>
          <w:szCs w:val="22"/>
        </w:rPr>
        <w:t xml:space="preserve">, foi </w:t>
      </w:r>
      <w:ins w:id="8" w:author="Daniella Geszikter Ventura" w:date="2024-12-30T15:20:00Z">
        <w:r w:rsidR="000029FE" w:rsidRPr="006D4C3F">
          <w:rPr>
            <w:rFonts w:ascii="Arial" w:hAnsi="Arial" w:cs="Arial"/>
            <w:sz w:val="22"/>
            <w:szCs w:val="22"/>
          </w:rPr>
          <w:t>aprovado pela Assembleia Geral de Credores</w:t>
        </w:r>
      </w:ins>
      <w:del w:id="9" w:author="Daniella Geszikter Ventura" w:date="2024-12-30T15:20:00Z">
        <w:r w:rsidRPr="006D4C3F" w:rsidDel="000029FE">
          <w:rPr>
            <w:rFonts w:ascii="Arial" w:hAnsi="Arial" w:cs="Arial"/>
            <w:sz w:val="22"/>
            <w:szCs w:val="22"/>
          </w:rPr>
          <w:delText>apresentado</w:delText>
        </w:r>
      </w:del>
      <w:r w:rsidRPr="006D4C3F">
        <w:rPr>
          <w:rFonts w:ascii="Arial" w:hAnsi="Arial" w:cs="Arial"/>
          <w:sz w:val="22"/>
          <w:szCs w:val="22"/>
        </w:rPr>
        <w:t xml:space="preserve"> </w:t>
      </w:r>
      <w:del w:id="10" w:author="Daniella Geszikter Ventura" w:date="2024-12-30T15:20:00Z">
        <w:r w:rsidRPr="006D4C3F" w:rsidDel="000029FE">
          <w:rPr>
            <w:rFonts w:ascii="Arial" w:hAnsi="Arial" w:cs="Arial"/>
            <w:sz w:val="22"/>
            <w:szCs w:val="22"/>
          </w:rPr>
          <w:delText xml:space="preserve">ao Juízo da Recuperação Judicial </w:delText>
        </w:r>
      </w:del>
      <w:r w:rsidRPr="006D4C3F">
        <w:rPr>
          <w:rFonts w:ascii="Arial" w:hAnsi="Arial" w:cs="Arial"/>
          <w:sz w:val="22"/>
          <w:szCs w:val="22"/>
        </w:rPr>
        <w:t xml:space="preserve">o Plano de Recuperação Judicial conjunto da </w:t>
      </w:r>
      <w:r w:rsidR="00A84C19" w:rsidRPr="006D4C3F">
        <w:rPr>
          <w:rFonts w:ascii="Arial" w:hAnsi="Arial" w:cs="Arial"/>
          <w:sz w:val="22"/>
          <w:szCs w:val="22"/>
        </w:rPr>
        <w:t>Comodante</w:t>
      </w:r>
      <w:r w:rsidRPr="006D4C3F">
        <w:rPr>
          <w:rFonts w:ascii="Arial" w:hAnsi="Arial" w:cs="Arial"/>
          <w:sz w:val="22"/>
          <w:szCs w:val="22"/>
        </w:rPr>
        <w:t xml:space="preserve">, da Portugal Telecom </w:t>
      </w:r>
      <w:proofErr w:type="spellStart"/>
      <w:r w:rsidRPr="006D4C3F">
        <w:rPr>
          <w:rFonts w:ascii="Arial" w:hAnsi="Arial" w:cs="Arial"/>
          <w:sz w:val="22"/>
          <w:szCs w:val="22"/>
        </w:rPr>
        <w:t>International</w:t>
      </w:r>
      <w:proofErr w:type="spellEnd"/>
      <w:r w:rsidRPr="006D4C3F">
        <w:rPr>
          <w:rFonts w:ascii="Arial" w:hAnsi="Arial" w:cs="Arial"/>
          <w:sz w:val="22"/>
          <w:szCs w:val="22"/>
        </w:rPr>
        <w:t xml:space="preserve"> </w:t>
      </w:r>
      <w:proofErr w:type="spellStart"/>
      <w:r w:rsidRPr="006D4C3F">
        <w:rPr>
          <w:rFonts w:ascii="Arial" w:hAnsi="Arial" w:cs="Arial"/>
          <w:sz w:val="22"/>
          <w:szCs w:val="22"/>
        </w:rPr>
        <w:t>Finance</w:t>
      </w:r>
      <w:proofErr w:type="spellEnd"/>
      <w:r w:rsidRPr="006D4C3F">
        <w:rPr>
          <w:rFonts w:ascii="Arial" w:hAnsi="Arial" w:cs="Arial"/>
          <w:sz w:val="22"/>
          <w:szCs w:val="22"/>
        </w:rPr>
        <w:t xml:space="preserve"> BV – Em Recuperação Judicial e da Oi Brasil Holdings </w:t>
      </w:r>
      <w:proofErr w:type="spellStart"/>
      <w:r w:rsidRPr="006D4C3F">
        <w:rPr>
          <w:rFonts w:ascii="Arial" w:hAnsi="Arial" w:cs="Arial"/>
          <w:sz w:val="22"/>
          <w:szCs w:val="22"/>
        </w:rPr>
        <w:t>Coöperatief</w:t>
      </w:r>
      <w:proofErr w:type="spellEnd"/>
      <w:r w:rsidRPr="006D4C3F">
        <w:rPr>
          <w:rFonts w:ascii="Arial" w:hAnsi="Arial" w:cs="Arial"/>
          <w:sz w:val="22"/>
          <w:szCs w:val="22"/>
        </w:rPr>
        <w:t xml:space="preserve"> UA – Em Recuperação Judicial (em conjunto, as “</w:t>
      </w:r>
      <w:proofErr w:type="spellStart"/>
      <w:r w:rsidRPr="006D4C3F">
        <w:rPr>
          <w:rFonts w:ascii="Arial" w:hAnsi="Arial" w:cs="Arial"/>
          <w:b/>
          <w:bCs/>
          <w:sz w:val="22"/>
          <w:szCs w:val="22"/>
        </w:rPr>
        <w:t>Recuperandas</w:t>
      </w:r>
      <w:proofErr w:type="spellEnd"/>
      <w:r w:rsidRPr="006D4C3F">
        <w:rPr>
          <w:rFonts w:ascii="Arial" w:hAnsi="Arial" w:cs="Arial"/>
          <w:sz w:val="22"/>
          <w:szCs w:val="22"/>
        </w:rPr>
        <w:t xml:space="preserve">”), o qual foi </w:t>
      </w:r>
      <w:ins w:id="11" w:author="Daniella Geszikter Ventura" w:date="2024-12-30T15:21:00Z">
        <w:r w:rsidR="000029FE">
          <w:rPr>
            <w:rFonts w:ascii="Arial" w:hAnsi="Arial" w:cs="Arial"/>
            <w:sz w:val="22"/>
            <w:szCs w:val="22"/>
          </w:rPr>
          <w:t xml:space="preserve">homologado pelo Juízo da Recuperação Judicial conforme decisão de fls. 61.100/61.135, publicada no Diário de Justiça Eletrônico do Estado do Rio de Janeiro de 29 de maio de 2024 </w:t>
        </w:r>
      </w:ins>
      <w:del w:id="12" w:author="Daniella Geszikter Ventura" w:date="2024-12-30T15:21:00Z">
        <w:r w:rsidRPr="006D4C3F" w:rsidDel="000029FE">
          <w:rPr>
            <w:rFonts w:ascii="Arial" w:hAnsi="Arial" w:cs="Arial"/>
            <w:sz w:val="22"/>
            <w:szCs w:val="22"/>
          </w:rPr>
          <w:delText xml:space="preserve">modificado em 6 de fevereiro de 2024, em 25 de março de 2024, e em 19 de abril de 2024, sendo </w:delText>
        </w:r>
      </w:del>
      <w:del w:id="13" w:author="Daniella Geszikter Ventura" w:date="2024-12-30T15:20:00Z">
        <w:r w:rsidRPr="006D4C3F" w:rsidDel="000029FE">
          <w:rPr>
            <w:rFonts w:ascii="Arial" w:hAnsi="Arial" w:cs="Arial"/>
            <w:sz w:val="22"/>
            <w:szCs w:val="22"/>
          </w:rPr>
          <w:lastRenderedPageBreak/>
          <w:delText xml:space="preserve">aprovado pela Assembleia Geral de Credores </w:delText>
        </w:r>
      </w:del>
      <w:del w:id="14" w:author="Daniella Geszikter Ventura" w:date="2024-12-30T15:21:00Z">
        <w:r w:rsidRPr="006D4C3F" w:rsidDel="000029FE">
          <w:rPr>
            <w:rFonts w:ascii="Arial" w:hAnsi="Arial" w:cs="Arial"/>
            <w:sz w:val="22"/>
            <w:szCs w:val="22"/>
          </w:rPr>
          <w:delText xml:space="preserve">em 19 de abril de 2024 </w:delText>
        </w:r>
      </w:del>
      <w:r w:rsidRPr="006D4C3F">
        <w:rPr>
          <w:rFonts w:ascii="Arial" w:hAnsi="Arial" w:cs="Arial"/>
          <w:sz w:val="22"/>
          <w:szCs w:val="22"/>
        </w:rPr>
        <w:t>(“</w:t>
      </w:r>
      <w:r w:rsidRPr="006D4C3F">
        <w:rPr>
          <w:rFonts w:ascii="Arial" w:hAnsi="Arial" w:cs="Arial"/>
          <w:b/>
          <w:bCs/>
          <w:sz w:val="22"/>
          <w:szCs w:val="22"/>
        </w:rPr>
        <w:t>Plano de Recuperação Judicial</w:t>
      </w:r>
      <w:r w:rsidRPr="006D4C3F">
        <w:rPr>
          <w:rFonts w:ascii="Arial" w:hAnsi="Arial" w:cs="Arial"/>
          <w:sz w:val="22"/>
          <w:szCs w:val="22"/>
        </w:rPr>
        <w:t>”);</w:t>
      </w:r>
    </w:p>
    <w:p w14:paraId="396DCE1B" w14:textId="77777777" w:rsidR="000029FE" w:rsidRPr="006D4C3F" w:rsidRDefault="000029FE" w:rsidP="000029FE">
      <w:pPr>
        <w:widowControl w:val="0"/>
        <w:spacing w:after="240" w:line="340" w:lineRule="exact"/>
        <w:jc w:val="both"/>
        <w:rPr>
          <w:rFonts w:ascii="Arial" w:hAnsi="Arial" w:cs="Arial"/>
          <w:sz w:val="22"/>
          <w:szCs w:val="22"/>
        </w:rPr>
        <w:pPrChange w:id="15" w:author="Daniella Geszikter Ventura" w:date="2024-12-30T15:21:00Z">
          <w:pPr>
            <w:widowControl w:val="0"/>
            <w:numPr>
              <w:numId w:val="12"/>
            </w:numPr>
            <w:spacing w:after="240" w:line="340" w:lineRule="exact"/>
            <w:jc w:val="both"/>
          </w:pPr>
        </w:pPrChange>
      </w:pPr>
    </w:p>
    <w:bookmarkEnd w:id="1"/>
    <w:p w14:paraId="4DC8BC3B" w14:textId="59BE6CC1" w:rsidR="004C3D4F" w:rsidRPr="006D4C3F" w:rsidRDefault="004C3D4F" w:rsidP="006D4C3F">
      <w:pPr>
        <w:pStyle w:val="PargrafodaLista"/>
        <w:numPr>
          <w:ilvl w:val="0"/>
          <w:numId w:val="12"/>
        </w:numPr>
        <w:autoSpaceDE/>
        <w:autoSpaceDN/>
        <w:spacing w:after="240" w:line="340" w:lineRule="exact"/>
        <w:ind w:left="0" w:firstLine="0"/>
        <w:rPr>
          <w:rFonts w:ascii="Arial" w:hAnsi="Arial" w:cs="Arial"/>
        </w:rPr>
      </w:pPr>
      <w:r w:rsidRPr="006D4C3F">
        <w:rPr>
          <w:rFonts w:ascii="Arial" w:hAnsi="Arial" w:cs="Arial"/>
        </w:rPr>
        <w:t xml:space="preserve">nos termos do Plano de Recuperação Judicial, a </w:t>
      </w:r>
      <w:r w:rsidR="00A84C19" w:rsidRPr="006D4C3F">
        <w:rPr>
          <w:rFonts w:ascii="Arial" w:hAnsi="Arial" w:cs="Arial"/>
        </w:rPr>
        <w:t>Comodante</w:t>
      </w:r>
      <w:r w:rsidRPr="006D4C3F">
        <w:rPr>
          <w:rFonts w:ascii="Arial" w:hAnsi="Arial" w:cs="Arial"/>
        </w:rPr>
        <w:t xml:space="preserve"> tinha a faculdade de realizar um processo competitivo para alienação, dentre outras, de uma unidade produtiva isolada (“</w:t>
      </w:r>
      <w:r w:rsidRPr="006D4C3F">
        <w:rPr>
          <w:rFonts w:ascii="Arial" w:hAnsi="Arial" w:cs="Arial"/>
          <w:u w:val="single"/>
        </w:rPr>
        <w:t>UPI</w:t>
      </w:r>
      <w:r w:rsidRPr="006D4C3F">
        <w:rPr>
          <w:rFonts w:ascii="Arial" w:hAnsi="Arial" w:cs="Arial"/>
        </w:rPr>
        <w:t xml:space="preserve">”) consistente na </w:t>
      </w:r>
      <w:r w:rsidR="0004294A" w:rsidRPr="006D4C3F">
        <w:rPr>
          <w:rFonts w:ascii="Arial" w:hAnsi="Arial" w:cs="Arial"/>
        </w:rPr>
        <w:t>Comodatária</w:t>
      </w:r>
      <w:r w:rsidRPr="006D4C3F">
        <w:rPr>
          <w:rFonts w:ascii="Arial" w:hAnsi="Arial" w:cs="Arial"/>
        </w:rPr>
        <w:t xml:space="preserve"> e seu patrimônio, a ser composto única e exclusivamente pelos ativos da operação de TV por assinatura, SeaC (autorização do serviço de acesso condicionado), base de assinantes de TV via satélite, equipamentos terminais associados e demais ativos, diretos e obrigações relacionados à operação de TV por assinatura (em conjunto, “</w:t>
      </w:r>
      <w:r w:rsidRPr="006D4C3F">
        <w:rPr>
          <w:rFonts w:ascii="Arial" w:hAnsi="Arial" w:cs="Arial"/>
          <w:b/>
          <w:bCs/>
        </w:rPr>
        <w:t>Ativos TV por Assinatura</w:t>
      </w:r>
      <w:r w:rsidRPr="006D4C3F">
        <w:rPr>
          <w:rFonts w:ascii="Arial" w:hAnsi="Arial" w:cs="Arial"/>
        </w:rPr>
        <w:t>”);</w:t>
      </w:r>
    </w:p>
    <w:p w14:paraId="28EA00CC" w14:textId="1EF85E13" w:rsidR="004C3D4F" w:rsidRPr="006D4C3F" w:rsidRDefault="004C3D4F" w:rsidP="006D4C3F">
      <w:pPr>
        <w:widowControl w:val="0"/>
        <w:numPr>
          <w:ilvl w:val="0"/>
          <w:numId w:val="12"/>
        </w:numPr>
        <w:spacing w:after="240" w:line="340" w:lineRule="exact"/>
        <w:ind w:left="0" w:firstLine="0"/>
        <w:jc w:val="both"/>
        <w:rPr>
          <w:rFonts w:ascii="Arial" w:hAnsi="Arial" w:cs="Arial"/>
          <w:sz w:val="22"/>
          <w:szCs w:val="22"/>
        </w:rPr>
      </w:pPr>
      <w:r w:rsidRPr="006D4C3F">
        <w:rPr>
          <w:rFonts w:ascii="Arial" w:hAnsi="Arial" w:cs="Arial"/>
          <w:sz w:val="22"/>
          <w:szCs w:val="22"/>
        </w:rPr>
        <w:t xml:space="preserve">a alienação da UPI TV por Assinatura, na forma descrita neste Contrato, foi objeto de processo competitivo realizado mediante apresentação de propostas fechadas pelos interessados, conforme previsto no </w:t>
      </w:r>
      <w:r w:rsidRPr="006D4C3F">
        <w:rPr>
          <w:rFonts w:ascii="Arial" w:eastAsiaTheme="minorEastAsia" w:hAnsi="Arial" w:cs="Arial"/>
          <w:noProof/>
          <w:sz w:val="22"/>
          <w:szCs w:val="22"/>
        </w:rPr>
        <w:t xml:space="preserve">edital público para alienação da UPI </w:t>
      </w:r>
      <w:r w:rsidRPr="006D4C3F">
        <w:rPr>
          <w:rFonts w:ascii="Arial" w:hAnsi="Arial" w:cs="Arial"/>
          <w:sz w:val="22"/>
          <w:szCs w:val="22"/>
        </w:rPr>
        <w:t>TV por Assinatura</w:t>
      </w:r>
      <w:r w:rsidRPr="006D4C3F">
        <w:rPr>
          <w:rFonts w:ascii="Arial" w:eastAsiaTheme="minorEastAsia" w:hAnsi="Arial" w:cs="Arial"/>
          <w:noProof/>
          <w:sz w:val="22"/>
          <w:szCs w:val="22"/>
        </w:rPr>
        <w:t xml:space="preserve"> </w:t>
      </w:r>
      <w:r w:rsidRPr="006D4C3F">
        <w:rPr>
          <w:rFonts w:ascii="Arial" w:hAnsi="Arial" w:cs="Arial"/>
          <w:sz w:val="22"/>
          <w:szCs w:val="22"/>
        </w:rPr>
        <w:t>datado de [</w:t>
      </w:r>
      <w:r w:rsidRPr="006D4C3F">
        <w:rPr>
          <w:rFonts w:ascii="Arial" w:eastAsia="Symbol" w:hAnsi="Arial" w:cs="Arial"/>
          <w:sz w:val="22"/>
          <w:szCs w:val="22"/>
          <w:highlight w:val="lightGray"/>
        </w:rPr>
        <w:sym w:font="Symbol" w:char="F0B7"/>
      </w:r>
      <w:r w:rsidRPr="006D4C3F">
        <w:rPr>
          <w:rFonts w:ascii="Arial" w:hAnsi="Arial" w:cs="Arial"/>
          <w:sz w:val="22"/>
          <w:szCs w:val="22"/>
        </w:rPr>
        <w:t>] de [</w:t>
      </w:r>
      <w:r w:rsidRPr="006D4C3F">
        <w:rPr>
          <w:rFonts w:ascii="Arial" w:eastAsia="Symbol" w:hAnsi="Arial" w:cs="Arial"/>
          <w:sz w:val="22"/>
          <w:szCs w:val="22"/>
          <w:highlight w:val="lightGray"/>
        </w:rPr>
        <w:sym w:font="Symbol" w:char="F0B7"/>
      </w:r>
      <w:r w:rsidRPr="006D4C3F">
        <w:rPr>
          <w:rFonts w:ascii="Arial" w:hAnsi="Arial" w:cs="Arial"/>
          <w:sz w:val="22"/>
          <w:szCs w:val="22"/>
        </w:rPr>
        <w:t>] de 2025 (“</w:t>
      </w:r>
      <w:r w:rsidRPr="006D4C3F">
        <w:rPr>
          <w:rFonts w:ascii="Arial" w:hAnsi="Arial" w:cs="Arial"/>
          <w:b/>
          <w:bCs/>
          <w:sz w:val="22"/>
          <w:szCs w:val="22"/>
        </w:rPr>
        <w:t>Edital</w:t>
      </w:r>
      <w:r w:rsidRPr="006D4C3F">
        <w:rPr>
          <w:rFonts w:ascii="Arial" w:hAnsi="Arial" w:cs="Arial"/>
          <w:sz w:val="22"/>
          <w:szCs w:val="22"/>
        </w:rPr>
        <w:t>”) e em consonância com as disposições do Plano de Recuperação Judicial (“</w:t>
      </w:r>
      <w:r w:rsidRPr="006D4C3F">
        <w:rPr>
          <w:rFonts w:ascii="Arial" w:hAnsi="Arial" w:cs="Arial"/>
          <w:b/>
          <w:bCs/>
          <w:sz w:val="22"/>
          <w:szCs w:val="22"/>
        </w:rPr>
        <w:t>Processo Competitivo</w:t>
      </w:r>
      <w:r w:rsidRPr="006D4C3F">
        <w:rPr>
          <w:rFonts w:ascii="Arial" w:hAnsi="Arial" w:cs="Arial"/>
          <w:sz w:val="22"/>
          <w:szCs w:val="22"/>
        </w:rPr>
        <w:t xml:space="preserve">”), tendo sido a proposta apresentada </w:t>
      </w:r>
      <w:r w:rsidR="00321465" w:rsidRPr="006D4C3F">
        <w:rPr>
          <w:rFonts w:ascii="Arial" w:hAnsi="Arial" w:cs="Arial"/>
          <w:sz w:val="22"/>
          <w:szCs w:val="22"/>
        </w:rPr>
        <w:t>pelo Investidor</w:t>
      </w:r>
      <w:r w:rsidRPr="006D4C3F">
        <w:rPr>
          <w:rFonts w:ascii="Arial" w:hAnsi="Arial" w:cs="Arial"/>
          <w:sz w:val="22"/>
          <w:szCs w:val="22"/>
        </w:rPr>
        <w:t xml:space="preserve"> no âmbito do Processo Competitivo declarada vencedora e confirmada, em caráter definitivo, irrevogável e irretratável, pelo Juízo da Recuperação Judicial, em [</w:t>
      </w:r>
      <w:r w:rsidRPr="006D4C3F">
        <w:rPr>
          <w:rFonts w:ascii="Arial" w:eastAsia="Symbol" w:hAnsi="Arial" w:cs="Arial"/>
          <w:sz w:val="22"/>
          <w:szCs w:val="22"/>
          <w:highlight w:val="lightGray"/>
        </w:rPr>
        <w:sym w:font="Symbol" w:char="F0B7"/>
      </w:r>
      <w:r w:rsidRPr="006D4C3F">
        <w:rPr>
          <w:rFonts w:ascii="Arial" w:hAnsi="Arial" w:cs="Arial"/>
          <w:sz w:val="22"/>
          <w:szCs w:val="22"/>
        </w:rPr>
        <w:t>] de [</w:t>
      </w:r>
      <w:r w:rsidRPr="006D4C3F">
        <w:rPr>
          <w:rFonts w:ascii="Arial" w:eastAsia="Symbol" w:hAnsi="Arial" w:cs="Arial"/>
          <w:sz w:val="22"/>
          <w:szCs w:val="22"/>
          <w:highlight w:val="lightGray"/>
        </w:rPr>
        <w:sym w:font="Symbol" w:char="F0B7"/>
      </w:r>
      <w:r w:rsidRPr="006D4C3F">
        <w:rPr>
          <w:rFonts w:ascii="Arial" w:hAnsi="Arial" w:cs="Arial"/>
          <w:sz w:val="22"/>
          <w:szCs w:val="22"/>
        </w:rPr>
        <w:t>] de 2025;</w:t>
      </w:r>
    </w:p>
    <w:p w14:paraId="791499A8" w14:textId="77777777" w:rsidR="00BD2177" w:rsidRPr="006D4C3F" w:rsidRDefault="00B80985" w:rsidP="006D4C3F">
      <w:pPr>
        <w:pStyle w:val="PargrafodaLista"/>
        <w:numPr>
          <w:ilvl w:val="0"/>
          <w:numId w:val="12"/>
        </w:numPr>
        <w:spacing w:after="240" w:line="340" w:lineRule="exact"/>
        <w:ind w:left="0" w:firstLine="0"/>
        <w:rPr>
          <w:rFonts w:ascii="Arial" w:hAnsi="Arial" w:cs="Arial"/>
        </w:rPr>
      </w:pPr>
      <w:r w:rsidRPr="006D4C3F">
        <w:rPr>
          <w:rFonts w:ascii="Arial" w:hAnsi="Arial" w:cs="Arial"/>
        </w:rPr>
        <w:t xml:space="preserve">nesse contexto, nesta data, </w:t>
      </w:r>
      <w:r w:rsidR="00321465" w:rsidRPr="006D4C3F">
        <w:rPr>
          <w:rFonts w:ascii="Arial" w:hAnsi="Arial" w:cs="Arial"/>
        </w:rPr>
        <w:t>a Comodante</w:t>
      </w:r>
      <w:r w:rsidRPr="006D4C3F">
        <w:rPr>
          <w:rFonts w:ascii="Arial" w:hAnsi="Arial" w:cs="Arial"/>
        </w:rPr>
        <w:t>, na qualidade de vendedora, e o Investidor, na qualidade de adquirente, celebraram certo “</w:t>
      </w:r>
      <w:r w:rsidR="00321465" w:rsidRPr="006D4C3F">
        <w:rPr>
          <w:rFonts w:ascii="Arial" w:hAnsi="Arial" w:cs="Arial"/>
        </w:rPr>
        <w:t>Contrato de Compra e Venda de Ações e</w:t>
      </w:r>
      <w:r w:rsidRPr="006D4C3F">
        <w:rPr>
          <w:rFonts w:ascii="Arial" w:hAnsi="Arial" w:cs="Arial"/>
        </w:rPr>
        <w:t xml:space="preserve"> Outras Avenças” (“</w:t>
      </w:r>
      <w:r w:rsidR="00321465" w:rsidRPr="006D4C3F">
        <w:rPr>
          <w:rFonts w:ascii="Arial" w:hAnsi="Arial" w:cs="Arial"/>
          <w:b/>
          <w:bCs/>
        </w:rPr>
        <w:t>SPA</w:t>
      </w:r>
      <w:r w:rsidRPr="006D4C3F">
        <w:rPr>
          <w:rFonts w:ascii="Arial" w:hAnsi="Arial" w:cs="Arial"/>
        </w:rPr>
        <w:t xml:space="preserve">”), com a interveniência e anuência da </w:t>
      </w:r>
      <w:r w:rsidR="00321465" w:rsidRPr="006D4C3F">
        <w:rPr>
          <w:rFonts w:ascii="Arial" w:hAnsi="Arial" w:cs="Arial"/>
        </w:rPr>
        <w:t>Comodatária</w:t>
      </w:r>
      <w:r w:rsidRPr="006D4C3F">
        <w:rPr>
          <w:rFonts w:ascii="Arial" w:hAnsi="Arial" w:cs="Arial"/>
        </w:rPr>
        <w:t xml:space="preserve">, nos termos do qual, sujeito ao cumprimento de determinadas condições precedentes, o Investidor se comprometeu a adquirir </w:t>
      </w:r>
      <w:r w:rsidR="000F370A" w:rsidRPr="006D4C3F">
        <w:rPr>
          <w:rFonts w:ascii="Arial" w:hAnsi="Arial" w:cs="Arial"/>
        </w:rPr>
        <w:t xml:space="preserve">as </w:t>
      </w:r>
      <w:r w:rsidRPr="006D4C3F">
        <w:rPr>
          <w:rFonts w:ascii="Arial" w:hAnsi="Arial" w:cs="Arial"/>
        </w:rPr>
        <w:t xml:space="preserve">ações de emissão da </w:t>
      </w:r>
      <w:r w:rsidR="000F370A" w:rsidRPr="006D4C3F">
        <w:rPr>
          <w:rFonts w:ascii="Arial" w:hAnsi="Arial" w:cs="Arial"/>
        </w:rPr>
        <w:t xml:space="preserve">Comodatária </w:t>
      </w:r>
      <w:r w:rsidRPr="006D4C3F">
        <w:rPr>
          <w:rFonts w:ascii="Arial" w:hAnsi="Arial" w:cs="Arial"/>
        </w:rPr>
        <w:t xml:space="preserve">atualmente de titularidade da </w:t>
      </w:r>
      <w:r w:rsidR="000F370A" w:rsidRPr="006D4C3F">
        <w:rPr>
          <w:rFonts w:ascii="Arial" w:hAnsi="Arial" w:cs="Arial"/>
        </w:rPr>
        <w:t xml:space="preserve">Comodante </w:t>
      </w:r>
      <w:r w:rsidRPr="006D4C3F">
        <w:rPr>
          <w:rFonts w:ascii="Arial" w:hAnsi="Arial" w:cs="Arial"/>
        </w:rPr>
        <w:t>(“</w:t>
      </w:r>
      <w:r w:rsidR="000F370A" w:rsidRPr="006D4C3F">
        <w:rPr>
          <w:rFonts w:ascii="Arial" w:hAnsi="Arial" w:cs="Arial"/>
          <w:b/>
          <w:bCs/>
        </w:rPr>
        <w:t>Operação</w:t>
      </w:r>
      <w:r w:rsidRPr="006D4C3F">
        <w:rPr>
          <w:rFonts w:ascii="Arial" w:hAnsi="Arial" w:cs="Arial"/>
        </w:rPr>
        <w:t xml:space="preserve">”), de forma que, ao final da </w:t>
      </w:r>
      <w:r w:rsidR="000F370A" w:rsidRPr="006D4C3F">
        <w:rPr>
          <w:rFonts w:ascii="Arial" w:hAnsi="Arial" w:cs="Arial"/>
        </w:rPr>
        <w:t>Operação</w:t>
      </w:r>
      <w:r w:rsidRPr="006D4C3F">
        <w:rPr>
          <w:rFonts w:ascii="Arial" w:hAnsi="Arial" w:cs="Arial"/>
        </w:rPr>
        <w:t xml:space="preserve">, o Investidor </w:t>
      </w:r>
      <w:r w:rsidR="000F370A" w:rsidRPr="006D4C3F">
        <w:rPr>
          <w:rFonts w:ascii="Arial" w:hAnsi="Arial" w:cs="Arial"/>
        </w:rPr>
        <w:t xml:space="preserve">será </w:t>
      </w:r>
      <w:r w:rsidRPr="006D4C3F">
        <w:rPr>
          <w:rFonts w:ascii="Arial" w:hAnsi="Arial" w:cs="Arial"/>
        </w:rPr>
        <w:t xml:space="preserve">titular </w:t>
      </w:r>
      <w:r w:rsidR="00BD2177" w:rsidRPr="006D4C3F">
        <w:rPr>
          <w:rFonts w:ascii="Arial" w:hAnsi="Arial" w:cs="Arial"/>
        </w:rPr>
        <w:t xml:space="preserve">da totalidade das </w:t>
      </w:r>
      <w:r w:rsidRPr="006D4C3F">
        <w:rPr>
          <w:rFonts w:ascii="Arial" w:hAnsi="Arial" w:cs="Arial"/>
        </w:rPr>
        <w:t xml:space="preserve">ações de emissão da </w:t>
      </w:r>
      <w:r w:rsidR="000F370A" w:rsidRPr="006D4C3F">
        <w:rPr>
          <w:rFonts w:ascii="Arial" w:hAnsi="Arial" w:cs="Arial"/>
        </w:rPr>
        <w:t>Comodatária</w:t>
      </w:r>
      <w:r w:rsidRPr="006D4C3F">
        <w:rPr>
          <w:rFonts w:ascii="Arial" w:hAnsi="Arial" w:cs="Arial"/>
        </w:rPr>
        <w:t xml:space="preserve">; </w:t>
      </w:r>
    </w:p>
    <w:p w14:paraId="413D297B" w14:textId="205BA2F6" w:rsidR="00A768BC" w:rsidRPr="006D4C3F" w:rsidRDefault="00BD2177" w:rsidP="006D4C3F">
      <w:pPr>
        <w:pStyle w:val="PargrafodaLista"/>
        <w:numPr>
          <w:ilvl w:val="0"/>
          <w:numId w:val="12"/>
        </w:numPr>
        <w:spacing w:after="240" w:line="340" w:lineRule="exact"/>
        <w:ind w:left="0" w:firstLine="0"/>
        <w:rPr>
          <w:rFonts w:ascii="Arial" w:hAnsi="Arial" w:cs="Arial"/>
        </w:rPr>
      </w:pPr>
      <w:r w:rsidRPr="006D4C3F">
        <w:rPr>
          <w:rFonts w:ascii="Arial" w:hAnsi="Arial" w:cs="Arial"/>
        </w:rPr>
        <w:t>a</w:t>
      </w:r>
      <w:r w:rsidR="00B80985" w:rsidRPr="006D4C3F">
        <w:rPr>
          <w:rFonts w:ascii="Arial" w:hAnsi="Arial" w:cs="Arial"/>
        </w:rPr>
        <w:t xml:space="preserve"> </w:t>
      </w:r>
      <w:r w:rsidRPr="006D4C3F">
        <w:rPr>
          <w:rFonts w:ascii="Arial" w:hAnsi="Arial" w:cs="Arial"/>
        </w:rPr>
        <w:t xml:space="preserve">Operação </w:t>
      </w:r>
      <w:r w:rsidR="00B80985" w:rsidRPr="006D4C3F">
        <w:rPr>
          <w:rFonts w:ascii="Arial" w:hAnsi="Arial" w:cs="Arial"/>
        </w:rPr>
        <w:t xml:space="preserve">envolve, dentre outras etapas, a cessão não onerosa pela </w:t>
      </w:r>
      <w:r w:rsidRPr="006D4C3F">
        <w:rPr>
          <w:rFonts w:ascii="Arial" w:hAnsi="Arial" w:cs="Arial"/>
        </w:rPr>
        <w:t>Comodante</w:t>
      </w:r>
      <w:r w:rsidR="00B80985" w:rsidRPr="006D4C3F">
        <w:rPr>
          <w:rFonts w:ascii="Arial" w:hAnsi="Arial" w:cs="Arial"/>
        </w:rPr>
        <w:t xml:space="preserve"> em favor da </w:t>
      </w:r>
      <w:r w:rsidR="00513DB8" w:rsidRPr="006D4C3F">
        <w:rPr>
          <w:rFonts w:ascii="Arial" w:hAnsi="Arial" w:cs="Arial"/>
        </w:rPr>
        <w:t>Comodatária</w:t>
      </w:r>
      <w:r w:rsidR="00B80985" w:rsidRPr="006D4C3F">
        <w:rPr>
          <w:rFonts w:ascii="Arial" w:hAnsi="Arial" w:cs="Arial"/>
        </w:rPr>
        <w:t xml:space="preserve"> do direito de usar </w:t>
      </w:r>
      <w:r w:rsidR="00715CAE" w:rsidRPr="006D4C3F">
        <w:rPr>
          <w:rFonts w:ascii="Arial" w:hAnsi="Arial" w:cs="Arial"/>
        </w:rPr>
        <w:t>os</w:t>
      </w:r>
      <w:r w:rsidR="00B80985" w:rsidRPr="006D4C3F">
        <w:rPr>
          <w:rFonts w:ascii="Arial" w:hAnsi="Arial" w:cs="Arial"/>
        </w:rPr>
        <w:t xml:space="preserve"> Imóveis (definidos na </w:t>
      </w:r>
      <w:r w:rsidR="00687C78" w:rsidRPr="006D4C3F">
        <w:rPr>
          <w:rFonts w:ascii="Arial" w:hAnsi="Arial" w:cs="Arial"/>
          <w:u w:val="single"/>
        </w:rPr>
        <w:t>C</w:t>
      </w:r>
      <w:r w:rsidR="00B80985" w:rsidRPr="006D4C3F">
        <w:rPr>
          <w:rFonts w:ascii="Arial" w:hAnsi="Arial" w:cs="Arial"/>
          <w:u w:val="single"/>
        </w:rPr>
        <w:t>láusula 2.1</w:t>
      </w:r>
      <w:r w:rsidR="00B80985" w:rsidRPr="006D4C3F">
        <w:rPr>
          <w:rFonts w:ascii="Arial" w:hAnsi="Arial" w:cs="Arial"/>
        </w:rPr>
        <w:t xml:space="preserve">) </w:t>
      </w:r>
      <w:commentRangeStart w:id="16"/>
      <w:r w:rsidR="00B80985" w:rsidRPr="006D4C3F">
        <w:rPr>
          <w:rFonts w:ascii="Arial" w:hAnsi="Arial" w:cs="Arial"/>
        </w:rPr>
        <w:t>atualmente indivisos ou indivisíveis</w:t>
      </w:r>
      <w:commentRangeEnd w:id="16"/>
      <w:r w:rsidR="000029FE">
        <w:rPr>
          <w:rStyle w:val="Refdecomentrio"/>
          <w:rFonts w:ascii="Times New Roman" w:eastAsia="Times New Roman" w:hAnsi="Times New Roman" w:cs="Times New Roman"/>
          <w:lang w:val="pt-BR" w:eastAsia="pt-BR"/>
        </w:rPr>
        <w:commentReference w:id="16"/>
      </w:r>
      <w:r w:rsidR="00B80985" w:rsidRPr="006D4C3F">
        <w:rPr>
          <w:rFonts w:ascii="Arial" w:hAnsi="Arial" w:cs="Arial"/>
        </w:rPr>
        <w:t xml:space="preserve">, nos quais são desenvolvidas atividades da </w:t>
      </w:r>
      <w:r w:rsidR="00513DB8" w:rsidRPr="006D4C3F">
        <w:rPr>
          <w:rFonts w:ascii="Arial" w:hAnsi="Arial" w:cs="Arial"/>
        </w:rPr>
        <w:t>Comodante</w:t>
      </w:r>
      <w:r w:rsidR="00B80985" w:rsidRPr="006D4C3F">
        <w:rPr>
          <w:rFonts w:ascii="Arial" w:hAnsi="Arial" w:cs="Arial"/>
        </w:rPr>
        <w:t xml:space="preserve"> e da </w:t>
      </w:r>
      <w:r w:rsidR="00513DB8" w:rsidRPr="006D4C3F">
        <w:rPr>
          <w:rFonts w:ascii="Arial" w:hAnsi="Arial" w:cs="Arial"/>
        </w:rPr>
        <w:t>Comodatária</w:t>
      </w:r>
      <w:r w:rsidR="00133D63" w:rsidRPr="006D4C3F">
        <w:rPr>
          <w:rFonts w:ascii="Arial" w:hAnsi="Arial" w:cs="Arial"/>
        </w:rPr>
        <w:t>;</w:t>
      </w:r>
      <w:r w:rsidR="00B80985" w:rsidRPr="006D4C3F">
        <w:rPr>
          <w:rFonts w:ascii="Arial" w:hAnsi="Arial" w:cs="Arial"/>
        </w:rPr>
        <w:t xml:space="preserve"> </w:t>
      </w:r>
    </w:p>
    <w:p w14:paraId="3D6CD5B8" w14:textId="5487C8DC" w:rsidR="00E44C54" w:rsidRPr="006D4C3F" w:rsidRDefault="00B80985" w:rsidP="006D4C3F">
      <w:pPr>
        <w:pStyle w:val="PargrafodaLista"/>
        <w:numPr>
          <w:ilvl w:val="0"/>
          <w:numId w:val="12"/>
        </w:numPr>
        <w:spacing w:after="240" w:line="340" w:lineRule="exact"/>
        <w:ind w:left="0" w:firstLine="0"/>
        <w:rPr>
          <w:rFonts w:ascii="Arial" w:hAnsi="Arial" w:cs="Arial"/>
        </w:rPr>
      </w:pPr>
      <w:r w:rsidRPr="006D4C3F">
        <w:rPr>
          <w:rFonts w:ascii="Arial" w:hAnsi="Arial" w:cs="Arial"/>
        </w:rPr>
        <w:t xml:space="preserve">as Partes acordaram que (a) </w:t>
      </w:r>
      <w:commentRangeStart w:id="17"/>
      <w:r w:rsidRPr="006D4C3F">
        <w:rPr>
          <w:rFonts w:ascii="Arial" w:hAnsi="Arial" w:cs="Arial"/>
        </w:rPr>
        <w:t xml:space="preserve">a </w:t>
      </w:r>
      <w:r w:rsidR="00687C78" w:rsidRPr="006D4C3F">
        <w:rPr>
          <w:rFonts w:ascii="Arial" w:hAnsi="Arial" w:cs="Arial"/>
        </w:rPr>
        <w:t>Comodante</w:t>
      </w:r>
      <w:r w:rsidRPr="006D4C3F">
        <w:rPr>
          <w:rFonts w:ascii="Arial" w:hAnsi="Arial" w:cs="Arial"/>
        </w:rPr>
        <w:t xml:space="preserve"> permanecerá como a única proprietária dos Imóveis, </w:t>
      </w:r>
      <w:commentRangeEnd w:id="17"/>
      <w:r w:rsidR="000029FE">
        <w:rPr>
          <w:rStyle w:val="Refdecomentrio"/>
          <w:rFonts w:ascii="Times New Roman" w:eastAsia="Times New Roman" w:hAnsi="Times New Roman" w:cs="Times New Roman"/>
          <w:lang w:val="pt-BR" w:eastAsia="pt-BR"/>
        </w:rPr>
        <w:commentReference w:id="17"/>
      </w:r>
      <w:r w:rsidRPr="006D4C3F">
        <w:rPr>
          <w:rFonts w:ascii="Arial" w:hAnsi="Arial" w:cs="Arial"/>
        </w:rPr>
        <w:t xml:space="preserve">de sorte que nada no </w:t>
      </w:r>
      <w:r w:rsidR="00AC667B" w:rsidRPr="006D4C3F">
        <w:rPr>
          <w:rFonts w:ascii="Arial" w:hAnsi="Arial" w:cs="Arial"/>
        </w:rPr>
        <w:t>SPA</w:t>
      </w:r>
      <w:r w:rsidRPr="006D4C3F">
        <w:rPr>
          <w:rFonts w:ascii="Arial" w:hAnsi="Arial" w:cs="Arial"/>
        </w:rPr>
        <w:t xml:space="preserve"> ensejará a transferência automática da titularidade dos Imóveis da </w:t>
      </w:r>
      <w:r w:rsidR="00133D63" w:rsidRPr="006D4C3F">
        <w:rPr>
          <w:rFonts w:ascii="Arial" w:hAnsi="Arial" w:cs="Arial"/>
        </w:rPr>
        <w:t>Comodante</w:t>
      </w:r>
      <w:r w:rsidRPr="006D4C3F">
        <w:rPr>
          <w:rFonts w:ascii="Arial" w:hAnsi="Arial" w:cs="Arial"/>
        </w:rPr>
        <w:t xml:space="preserve"> à </w:t>
      </w:r>
      <w:r w:rsidR="00133D63" w:rsidRPr="006D4C3F">
        <w:rPr>
          <w:rFonts w:ascii="Arial" w:hAnsi="Arial" w:cs="Arial"/>
        </w:rPr>
        <w:t xml:space="preserve">Comodatária </w:t>
      </w:r>
      <w:r w:rsidRPr="006D4C3F">
        <w:rPr>
          <w:rFonts w:ascii="Arial" w:hAnsi="Arial" w:cs="Arial"/>
        </w:rPr>
        <w:t xml:space="preserve">e (b) a </w:t>
      </w:r>
      <w:r w:rsidR="00133D63" w:rsidRPr="006D4C3F">
        <w:rPr>
          <w:rFonts w:ascii="Arial" w:hAnsi="Arial" w:cs="Arial"/>
        </w:rPr>
        <w:t xml:space="preserve">Comodante </w:t>
      </w:r>
      <w:r w:rsidRPr="006D4C3F">
        <w:rPr>
          <w:rFonts w:ascii="Arial" w:hAnsi="Arial" w:cs="Arial"/>
        </w:rPr>
        <w:t xml:space="preserve">deverá assegurar à </w:t>
      </w:r>
      <w:r w:rsidR="00133D63" w:rsidRPr="006D4C3F">
        <w:rPr>
          <w:rFonts w:ascii="Arial" w:hAnsi="Arial" w:cs="Arial"/>
        </w:rPr>
        <w:t xml:space="preserve">Comodatária </w:t>
      </w:r>
      <w:r w:rsidRPr="006D4C3F">
        <w:rPr>
          <w:rFonts w:ascii="Arial" w:hAnsi="Arial" w:cs="Arial"/>
        </w:rPr>
        <w:t xml:space="preserve">o uso </w:t>
      </w:r>
      <w:r w:rsidR="00715CAE" w:rsidRPr="006D4C3F">
        <w:rPr>
          <w:rFonts w:ascii="Arial" w:hAnsi="Arial" w:cs="Arial"/>
        </w:rPr>
        <w:t>dos Imóveis</w:t>
      </w:r>
      <w:r w:rsidRPr="006D4C3F">
        <w:rPr>
          <w:rFonts w:ascii="Arial" w:hAnsi="Arial" w:cs="Arial"/>
        </w:rPr>
        <w:t xml:space="preserve"> de forma gratuita, por meio deste </w:t>
      </w:r>
      <w:r w:rsidR="00133D63" w:rsidRPr="006D4C3F">
        <w:rPr>
          <w:rFonts w:ascii="Arial" w:hAnsi="Arial" w:cs="Arial"/>
        </w:rPr>
        <w:t>Contrato</w:t>
      </w:r>
      <w:r w:rsidRPr="006D4C3F">
        <w:rPr>
          <w:rFonts w:ascii="Arial" w:hAnsi="Arial" w:cs="Arial"/>
        </w:rPr>
        <w:t xml:space="preserve">, com rateio dos custos; </w:t>
      </w:r>
    </w:p>
    <w:p w14:paraId="51CF2869" w14:textId="77777777" w:rsidR="005C7899" w:rsidRPr="006D4C3F" w:rsidRDefault="00B80985" w:rsidP="006D4C3F">
      <w:pPr>
        <w:pStyle w:val="PargrafodaLista"/>
        <w:numPr>
          <w:ilvl w:val="0"/>
          <w:numId w:val="12"/>
        </w:numPr>
        <w:spacing w:after="240" w:line="340" w:lineRule="exact"/>
        <w:ind w:left="0" w:firstLine="0"/>
        <w:rPr>
          <w:rFonts w:ascii="Arial" w:hAnsi="Arial" w:cs="Arial"/>
        </w:rPr>
      </w:pPr>
      <w:r w:rsidRPr="006D4C3F">
        <w:rPr>
          <w:rFonts w:ascii="Arial" w:hAnsi="Arial" w:cs="Arial"/>
        </w:rPr>
        <w:t xml:space="preserve">as Partes desejam pactuar os termos e condições que irão reger o compartilhamento do uso de tais Imóveis entre a </w:t>
      </w:r>
      <w:r w:rsidR="005C7899" w:rsidRPr="006D4C3F">
        <w:rPr>
          <w:rFonts w:ascii="Arial" w:hAnsi="Arial" w:cs="Arial"/>
        </w:rPr>
        <w:t>Comodatária</w:t>
      </w:r>
      <w:r w:rsidRPr="006D4C3F">
        <w:rPr>
          <w:rFonts w:ascii="Arial" w:hAnsi="Arial" w:cs="Arial"/>
        </w:rPr>
        <w:t xml:space="preserve"> e a </w:t>
      </w:r>
      <w:r w:rsidR="005C7899" w:rsidRPr="006D4C3F">
        <w:rPr>
          <w:rFonts w:ascii="Arial" w:hAnsi="Arial" w:cs="Arial"/>
        </w:rPr>
        <w:t xml:space="preserve">Comodante </w:t>
      </w:r>
      <w:r w:rsidRPr="006D4C3F">
        <w:rPr>
          <w:rFonts w:ascii="Arial" w:hAnsi="Arial" w:cs="Arial"/>
        </w:rPr>
        <w:t xml:space="preserve">entre </w:t>
      </w:r>
      <w:r w:rsidRPr="006D4C3F">
        <w:rPr>
          <w:rFonts w:ascii="Arial" w:hAnsi="Arial" w:cs="Arial"/>
        </w:rPr>
        <w:lastRenderedPageBreak/>
        <w:t xml:space="preserve">outras avenças. </w:t>
      </w:r>
    </w:p>
    <w:p w14:paraId="0C62A107" w14:textId="42682536" w:rsidR="00B80985" w:rsidRPr="006D4C3F" w:rsidRDefault="00B80985" w:rsidP="006D4C3F">
      <w:pPr>
        <w:pStyle w:val="PargrafodaLista"/>
        <w:spacing w:after="240" w:line="340" w:lineRule="exact"/>
        <w:ind w:left="0"/>
        <w:rPr>
          <w:rFonts w:ascii="Arial" w:hAnsi="Arial" w:cs="Arial"/>
        </w:rPr>
      </w:pPr>
      <w:r w:rsidRPr="006D4C3F">
        <w:rPr>
          <w:rFonts w:ascii="Arial" w:hAnsi="Arial" w:cs="Arial"/>
          <w:b/>
          <w:bCs/>
        </w:rPr>
        <w:t>RESOLVEM</w:t>
      </w:r>
      <w:r w:rsidRPr="006D4C3F">
        <w:rPr>
          <w:rFonts w:ascii="Arial" w:hAnsi="Arial" w:cs="Arial"/>
        </w:rPr>
        <w:t>,</w:t>
      </w:r>
      <w:r w:rsidR="00876E9C" w:rsidRPr="006D4C3F">
        <w:rPr>
          <w:rFonts w:ascii="Arial" w:hAnsi="Arial" w:cs="Arial"/>
        </w:rPr>
        <w:t xml:space="preserve"> as Partes</w:t>
      </w:r>
      <w:r w:rsidRPr="006D4C3F">
        <w:rPr>
          <w:rFonts w:ascii="Arial" w:hAnsi="Arial" w:cs="Arial"/>
        </w:rPr>
        <w:t xml:space="preserve"> celebrar o presente Contrato</w:t>
      </w:r>
      <w:r w:rsidR="00381B66" w:rsidRPr="006D4C3F">
        <w:rPr>
          <w:rFonts w:ascii="Arial" w:hAnsi="Arial" w:cs="Arial"/>
        </w:rPr>
        <w:t xml:space="preserve"> que será regido pelos seguintes termos e condições:</w:t>
      </w:r>
    </w:p>
    <w:p w14:paraId="3F0846C9" w14:textId="77777777" w:rsidR="0037410E" w:rsidRPr="006D4C3F" w:rsidRDefault="00C10376" w:rsidP="006D4C3F">
      <w:pPr>
        <w:pStyle w:val="Ttulo2"/>
        <w:spacing w:after="240" w:line="340" w:lineRule="exact"/>
        <w:jc w:val="center"/>
        <w:rPr>
          <w:sz w:val="22"/>
          <w:szCs w:val="22"/>
        </w:rPr>
      </w:pPr>
      <w:r w:rsidRPr="006D4C3F">
        <w:rPr>
          <w:sz w:val="22"/>
          <w:szCs w:val="22"/>
        </w:rPr>
        <w:t xml:space="preserve">CLÁUSULA PRIMEIRA </w:t>
      </w:r>
    </w:p>
    <w:p w14:paraId="3DD65A30" w14:textId="72A50045" w:rsidR="00C10376" w:rsidRPr="006D4C3F" w:rsidRDefault="00C85F56" w:rsidP="006D4C3F">
      <w:pPr>
        <w:pStyle w:val="Ttulo2"/>
        <w:spacing w:after="240" w:line="340" w:lineRule="exact"/>
        <w:jc w:val="center"/>
        <w:rPr>
          <w:sz w:val="22"/>
          <w:szCs w:val="22"/>
        </w:rPr>
      </w:pPr>
      <w:r w:rsidRPr="006D4C3F">
        <w:rPr>
          <w:sz w:val="22"/>
          <w:szCs w:val="22"/>
        </w:rPr>
        <w:t>DEFINIÇÕES E INTERPRETAÇÃO</w:t>
      </w:r>
    </w:p>
    <w:p w14:paraId="03257CBC" w14:textId="31481DD9" w:rsidR="0037410E" w:rsidRPr="006D4C3F" w:rsidRDefault="00C85F56" w:rsidP="006D4C3F">
      <w:pPr>
        <w:pStyle w:val="Ttulo2"/>
        <w:spacing w:after="240" w:line="340" w:lineRule="exact"/>
        <w:jc w:val="both"/>
        <w:rPr>
          <w:b w:val="0"/>
          <w:bCs w:val="0"/>
          <w:sz w:val="22"/>
          <w:szCs w:val="22"/>
        </w:rPr>
      </w:pPr>
      <w:r w:rsidRPr="006D4C3F">
        <w:rPr>
          <w:sz w:val="22"/>
          <w:szCs w:val="22"/>
        </w:rPr>
        <w:t>1.1.</w:t>
      </w:r>
      <w:r w:rsidR="00D54FB7" w:rsidRPr="006D4C3F">
        <w:rPr>
          <w:b w:val="0"/>
          <w:bCs w:val="0"/>
          <w:sz w:val="22"/>
          <w:szCs w:val="22"/>
        </w:rPr>
        <w:tab/>
      </w:r>
      <w:r w:rsidRPr="006D4C3F">
        <w:rPr>
          <w:b w:val="0"/>
          <w:bCs w:val="0"/>
          <w:sz w:val="22"/>
          <w:szCs w:val="22"/>
          <w:u w:val="single"/>
        </w:rPr>
        <w:t>Definições</w:t>
      </w:r>
      <w:r w:rsidRPr="006D4C3F">
        <w:rPr>
          <w:b w:val="0"/>
          <w:bCs w:val="0"/>
          <w:sz w:val="22"/>
          <w:szCs w:val="22"/>
        </w:rPr>
        <w:t xml:space="preserve">. Termos iniciados em maiúsculas e não expressamente definidos neste Contrato terão o significado que lhes é atribuído no </w:t>
      </w:r>
      <w:r w:rsidR="00D54FB7" w:rsidRPr="006D4C3F">
        <w:rPr>
          <w:b w:val="0"/>
          <w:bCs w:val="0"/>
          <w:sz w:val="22"/>
          <w:szCs w:val="22"/>
        </w:rPr>
        <w:t>SPA</w:t>
      </w:r>
      <w:r w:rsidRPr="006D4C3F">
        <w:rPr>
          <w:b w:val="0"/>
          <w:bCs w:val="0"/>
          <w:sz w:val="22"/>
          <w:szCs w:val="22"/>
        </w:rPr>
        <w:t xml:space="preserve">. </w:t>
      </w:r>
    </w:p>
    <w:p w14:paraId="14E6C361" w14:textId="4FDBB993" w:rsidR="00C85F56" w:rsidRPr="006D4C3F" w:rsidRDefault="00C85F56" w:rsidP="006D4C3F">
      <w:pPr>
        <w:pStyle w:val="Ttulo2"/>
        <w:spacing w:after="240" w:line="340" w:lineRule="exact"/>
        <w:jc w:val="both"/>
        <w:rPr>
          <w:b w:val="0"/>
          <w:bCs w:val="0"/>
          <w:sz w:val="22"/>
          <w:szCs w:val="22"/>
        </w:rPr>
      </w:pPr>
      <w:r w:rsidRPr="006D4C3F">
        <w:rPr>
          <w:sz w:val="22"/>
          <w:szCs w:val="22"/>
        </w:rPr>
        <w:t>1.2.</w:t>
      </w:r>
      <w:r w:rsidR="00D54FB7" w:rsidRPr="006D4C3F">
        <w:rPr>
          <w:b w:val="0"/>
          <w:bCs w:val="0"/>
          <w:sz w:val="22"/>
          <w:szCs w:val="22"/>
        </w:rPr>
        <w:tab/>
      </w:r>
      <w:r w:rsidR="0037410E" w:rsidRPr="006D4C3F">
        <w:rPr>
          <w:b w:val="0"/>
          <w:bCs w:val="0"/>
          <w:sz w:val="22"/>
          <w:szCs w:val="22"/>
          <w:u w:val="single"/>
        </w:rPr>
        <w:t>Interpretação</w:t>
      </w:r>
      <w:r w:rsidR="0037410E" w:rsidRPr="006D4C3F">
        <w:rPr>
          <w:b w:val="0"/>
          <w:bCs w:val="0"/>
          <w:sz w:val="22"/>
          <w:szCs w:val="22"/>
        </w:rPr>
        <w:t xml:space="preserve">. </w:t>
      </w:r>
      <w:r w:rsidR="00DD2DF0" w:rsidRPr="006D4C3F">
        <w:rPr>
          <w:b w:val="0"/>
          <w:bCs w:val="0"/>
          <w:sz w:val="22"/>
          <w:szCs w:val="22"/>
        </w:rPr>
        <w:t>Este Contrato será regido e interpretado observado o seguinte: (i) os cabeçalhos e títulos das Cláusulas deste Contrato servem apenas para conveniência de referência e não limitarão ou afetarão o significado das Cláusulas, parágrafos ou itens aos quais se aplicam; (</w:t>
      </w:r>
      <w:proofErr w:type="spellStart"/>
      <w:r w:rsidR="00DD2DF0" w:rsidRPr="006D4C3F">
        <w:rPr>
          <w:b w:val="0"/>
          <w:bCs w:val="0"/>
          <w:sz w:val="22"/>
          <w:szCs w:val="22"/>
        </w:rPr>
        <w:t>ii</w:t>
      </w:r>
      <w:proofErr w:type="spellEnd"/>
      <w:r w:rsidR="00DD2DF0" w:rsidRPr="006D4C3F">
        <w:rPr>
          <w:b w:val="0"/>
          <w:bCs w:val="0"/>
          <w:sz w:val="22"/>
          <w:szCs w:val="22"/>
        </w:rPr>
        <w:t>) sempre que exigido pelo contexto, as definições contidas neste Contrato serão aplicadas tanto no singular quanto no plural e o gênero masculino incluirá o feminino e vice-versa; (</w:t>
      </w:r>
      <w:proofErr w:type="spellStart"/>
      <w:r w:rsidR="00DD2DF0" w:rsidRPr="006D4C3F">
        <w:rPr>
          <w:b w:val="0"/>
          <w:bCs w:val="0"/>
          <w:sz w:val="22"/>
          <w:szCs w:val="22"/>
        </w:rPr>
        <w:t>iii</w:t>
      </w:r>
      <w:proofErr w:type="spellEnd"/>
      <w:r w:rsidR="00DD2DF0" w:rsidRPr="006D4C3F">
        <w:rPr>
          <w:b w:val="0"/>
          <w:bCs w:val="0"/>
          <w:sz w:val="22"/>
          <w:szCs w:val="22"/>
        </w:rPr>
        <w:t>) referências a quaisquer documentos ou outros instrumentos incluem todas as suas alterações, substituições e consolidações e respectivas complementações, salvo se expressamente disposto de forma diversa; (</w:t>
      </w:r>
      <w:proofErr w:type="spellStart"/>
      <w:r w:rsidR="00DD2DF0" w:rsidRPr="006D4C3F">
        <w:rPr>
          <w:b w:val="0"/>
          <w:bCs w:val="0"/>
          <w:sz w:val="22"/>
          <w:szCs w:val="22"/>
        </w:rPr>
        <w:t>iv</w:t>
      </w:r>
      <w:proofErr w:type="spellEnd"/>
      <w:r w:rsidR="00DD2DF0" w:rsidRPr="006D4C3F">
        <w:rPr>
          <w:b w:val="0"/>
          <w:bCs w:val="0"/>
          <w:sz w:val="22"/>
          <w:szCs w:val="22"/>
        </w:rPr>
        <w:t>) quaisquer referências a “este Contrato” e palavras como “aqui” ou “neste”, ou palavras no mesmo sentido, se referem a este Contrato, incluindo seus anexos, como um todo; qualquer referência a um Capítulo inclui todas as suas cláusulas (p.ex., “cláusula 9.1” inclui a própria cláusula 9.1, e todas as subcláusulas numeradas como “9.1.x”); (v) salvo se de outra forma expressamente estabelecido neste Contrato, todas as referências a quaisquer Partes incluem seus sucessores, beneficiários, representantes e cessionários autorizados; (vi) os termos “inclusive”, “incluindo” e outros termos semelhantes serão sempre lidos como se estivessem acompanhados da frase “a título meramente exemplificativo” e “sem limitação”; e (</w:t>
      </w:r>
      <w:proofErr w:type="spellStart"/>
      <w:r w:rsidR="00DD2DF0" w:rsidRPr="006D4C3F">
        <w:rPr>
          <w:b w:val="0"/>
          <w:bCs w:val="0"/>
          <w:sz w:val="22"/>
          <w:szCs w:val="22"/>
        </w:rPr>
        <w:t>vii</w:t>
      </w:r>
      <w:proofErr w:type="spellEnd"/>
      <w:r w:rsidR="00DD2DF0" w:rsidRPr="006D4C3F">
        <w:rPr>
          <w:b w:val="0"/>
          <w:bCs w:val="0"/>
          <w:sz w:val="22"/>
          <w:szCs w:val="22"/>
        </w:rPr>
        <w:t>) qualquer referência a leis, normas e instruções referem-se a tais leis, normas e instruções conforme estejam em vigor na data em que for aplicada a disposição do presente Contrato.</w:t>
      </w:r>
    </w:p>
    <w:p w14:paraId="2CE56CA1" w14:textId="2613986A" w:rsidR="00DD2DF0" w:rsidRPr="006D4C3F" w:rsidRDefault="004660EE" w:rsidP="006D4C3F">
      <w:pPr>
        <w:pStyle w:val="Ttulo2"/>
        <w:spacing w:after="240" w:line="340" w:lineRule="exact"/>
        <w:jc w:val="center"/>
        <w:rPr>
          <w:sz w:val="22"/>
          <w:szCs w:val="22"/>
        </w:rPr>
      </w:pPr>
      <w:r w:rsidRPr="006D4C3F">
        <w:rPr>
          <w:sz w:val="22"/>
          <w:szCs w:val="22"/>
        </w:rPr>
        <w:t xml:space="preserve">CLÁUSULA </w:t>
      </w:r>
      <w:r w:rsidR="00DD2DF0" w:rsidRPr="006D4C3F">
        <w:rPr>
          <w:sz w:val="22"/>
          <w:szCs w:val="22"/>
        </w:rPr>
        <w:t>SEGUNDA</w:t>
      </w:r>
    </w:p>
    <w:p w14:paraId="7E0827A7" w14:textId="20504EF1" w:rsidR="004660EE" w:rsidRPr="006D4C3F" w:rsidRDefault="004660EE" w:rsidP="006D4C3F">
      <w:pPr>
        <w:pStyle w:val="Ttulo2"/>
        <w:spacing w:after="240" w:line="340" w:lineRule="exact"/>
        <w:jc w:val="center"/>
        <w:rPr>
          <w:sz w:val="22"/>
          <w:szCs w:val="22"/>
        </w:rPr>
      </w:pPr>
      <w:r w:rsidRPr="006D4C3F">
        <w:rPr>
          <w:sz w:val="22"/>
          <w:szCs w:val="22"/>
        </w:rPr>
        <w:t>DO OBJETO</w:t>
      </w:r>
    </w:p>
    <w:p w14:paraId="2F396801" w14:textId="0C313ECD" w:rsidR="00915EC7" w:rsidRPr="006D4C3F" w:rsidRDefault="0042318D" w:rsidP="006D4C3F">
      <w:pPr>
        <w:spacing w:after="240" w:line="340" w:lineRule="exact"/>
        <w:jc w:val="both"/>
        <w:rPr>
          <w:rFonts w:ascii="Arial" w:hAnsi="Arial" w:cs="Arial"/>
          <w:color w:val="000000"/>
          <w:sz w:val="22"/>
          <w:szCs w:val="22"/>
        </w:rPr>
      </w:pPr>
      <w:r w:rsidRPr="006D4C3F">
        <w:rPr>
          <w:rFonts w:ascii="Arial" w:hAnsi="Arial" w:cs="Arial"/>
          <w:b/>
          <w:bCs/>
          <w:color w:val="000000"/>
          <w:sz w:val="22"/>
          <w:szCs w:val="22"/>
        </w:rPr>
        <w:t>2</w:t>
      </w:r>
      <w:r w:rsidR="004D0B26" w:rsidRPr="006D4C3F">
        <w:rPr>
          <w:rFonts w:ascii="Arial" w:hAnsi="Arial" w:cs="Arial"/>
          <w:b/>
          <w:bCs/>
          <w:color w:val="000000"/>
          <w:sz w:val="22"/>
          <w:szCs w:val="22"/>
        </w:rPr>
        <w:t>.1.</w:t>
      </w:r>
      <w:r w:rsidRPr="006D4C3F">
        <w:rPr>
          <w:rFonts w:ascii="Arial" w:hAnsi="Arial" w:cs="Arial"/>
          <w:color w:val="000000"/>
          <w:sz w:val="22"/>
          <w:szCs w:val="22"/>
        </w:rPr>
        <w:tab/>
      </w:r>
      <w:r w:rsidRPr="006D4C3F">
        <w:rPr>
          <w:rFonts w:ascii="Arial" w:hAnsi="Arial" w:cs="Arial"/>
          <w:color w:val="000000"/>
          <w:sz w:val="22"/>
          <w:szCs w:val="22"/>
          <w:u w:val="single"/>
        </w:rPr>
        <w:t>Objeto</w:t>
      </w:r>
      <w:r w:rsidRPr="006D4C3F">
        <w:rPr>
          <w:rFonts w:ascii="Arial" w:hAnsi="Arial" w:cs="Arial"/>
          <w:color w:val="000000"/>
          <w:sz w:val="22"/>
          <w:szCs w:val="22"/>
        </w:rPr>
        <w:t xml:space="preserve">. </w:t>
      </w:r>
      <w:r w:rsidR="004D0B26" w:rsidRPr="006D4C3F">
        <w:rPr>
          <w:rFonts w:ascii="Arial" w:hAnsi="Arial" w:cs="Arial"/>
          <w:color w:val="000000"/>
          <w:sz w:val="22"/>
          <w:szCs w:val="22"/>
        </w:rPr>
        <w:t>Constitui o objeto do presente instrumento</w:t>
      </w:r>
      <w:r w:rsidR="00C85F56" w:rsidRPr="006D4C3F">
        <w:rPr>
          <w:rFonts w:ascii="Arial" w:hAnsi="Arial" w:cs="Arial"/>
          <w:color w:val="000000"/>
          <w:sz w:val="22"/>
          <w:szCs w:val="22"/>
        </w:rPr>
        <w:t xml:space="preserve"> regular as condições pelas quais a Comodante, proprietária e possuidora dos imóveis descritos e caracterizados no </w:t>
      </w:r>
      <w:r w:rsidR="00C85F56" w:rsidRPr="006D4C3F">
        <w:rPr>
          <w:rFonts w:ascii="Arial" w:hAnsi="Arial" w:cs="Arial"/>
          <w:color w:val="000000"/>
          <w:sz w:val="22"/>
          <w:szCs w:val="22"/>
          <w:u w:val="single"/>
        </w:rPr>
        <w:lastRenderedPageBreak/>
        <w:t xml:space="preserve">Anexo </w:t>
      </w:r>
      <w:r w:rsidR="007247F0" w:rsidRPr="006D4C3F">
        <w:rPr>
          <w:rFonts w:ascii="Arial" w:hAnsi="Arial" w:cs="Arial"/>
          <w:color w:val="000000"/>
          <w:sz w:val="22"/>
          <w:szCs w:val="22"/>
          <w:u w:val="single"/>
        </w:rPr>
        <w:t>2.1</w:t>
      </w:r>
      <w:r w:rsidR="00897644" w:rsidRPr="006D4C3F">
        <w:rPr>
          <w:rFonts w:ascii="Arial" w:hAnsi="Arial" w:cs="Arial"/>
          <w:color w:val="000000"/>
          <w:sz w:val="22"/>
          <w:szCs w:val="22"/>
        </w:rPr>
        <w:t xml:space="preserve"> (“</w:t>
      </w:r>
      <w:r w:rsidR="00897644" w:rsidRPr="006D4C3F">
        <w:rPr>
          <w:rFonts w:ascii="Arial" w:hAnsi="Arial" w:cs="Arial"/>
          <w:b/>
          <w:bCs/>
          <w:color w:val="000000"/>
          <w:sz w:val="22"/>
          <w:szCs w:val="22"/>
        </w:rPr>
        <w:t>Imóveis</w:t>
      </w:r>
      <w:r w:rsidR="00897644" w:rsidRPr="006D4C3F">
        <w:rPr>
          <w:rFonts w:ascii="Arial" w:hAnsi="Arial" w:cs="Arial"/>
          <w:color w:val="000000"/>
          <w:sz w:val="22"/>
          <w:szCs w:val="22"/>
        </w:rPr>
        <w:t>”)</w:t>
      </w:r>
      <w:r w:rsidR="00F1538C" w:rsidRPr="006D4C3F">
        <w:rPr>
          <w:rStyle w:val="Refdenotaderodap"/>
          <w:rFonts w:ascii="Arial" w:hAnsi="Arial" w:cs="Arial"/>
          <w:color w:val="000000"/>
          <w:sz w:val="22"/>
          <w:szCs w:val="22"/>
        </w:rPr>
        <w:footnoteReference w:id="2"/>
      </w:r>
      <w:r w:rsidR="007247F0" w:rsidRPr="006D4C3F">
        <w:rPr>
          <w:rFonts w:ascii="Arial" w:hAnsi="Arial" w:cs="Arial"/>
          <w:color w:val="000000"/>
          <w:sz w:val="22"/>
          <w:szCs w:val="22"/>
        </w:rPr>
        <w:t>,</w:t>
      </w:r>
      <w:r w:rsidR="00C85F56" w:rsidRPr="006D4C3F">
        <w:rPr>
          <w:rFonts w:ascii="Arial" w:hAnsi="Arial" w:cs="Arial"/>
          <w:color w:val="000000"/>
          <w:sz w:val="22"/>
          <w:szCs w:val="22"/>
        </w:rPr>
        <w:t xml:space="preserve"> </w:t>
      </w:r>
      <w:commentRangeStart w:id="18"/>
      <w:r w:rsidR="00C85F56" w:rsidRPr="006D4C3F">
        <w:rPr>
          <w:rFonts w:ascii="Arial" w:hAnsi="Arial" w:cs="Arial"/>
          <w:color w:val="000000"/>
          <w:sz w:val="22"/>
          <w:szCs w:val="22"/>
        </w:rPr>
        <w:t xml:space="preserve">dá </w:t>
      </w:r>
      <w:r w:rsidR="000D57C2" w:rsidRPr="006D4C3F">
        <w:rPr>
          <w:rFonts w:ascii="Arial" w:hAnsi="Arial" w:cs="Arial"/>
          <w:color w:val="000000"/>
          <w:sz w:val="22"/>
          <w:szCs w:val="22"/>
        </w:rPr>
        <w:t>tais Imóveis</w:t>
      </w:r>
      <w:commentRangeEnd w:id="18"/>
      <w:r w:rsidR="003E2B00">
        <w:rPr>
          <w:rStyle w:val="Refdecomentrio"/>
        </w:rPr>
        <w:commentReference w:id="18"/>
      </w:r>
      <w:r w:rsidR="0033419F" w:rsidRPr="006D4C3F">
        <w:rPr>
          <w:rFonts w:ascii="Arial" w:hAnsi="Arial" w:cs="Arial"/>
          <w:color w:val="000000"/>
          <w:sz w:val="22"/>
          <w:szCs w:val="22"/>
        </w:rPr>
        <w:t xml:space="preserve">, </w:t>
      </w:r>
      <w:r w:rsidR="00C85F56" w:rsidRPr="006D4C3F">
        <w:rPr>
          <w:rFonts w:ascii="Arial" w:hAnsi="Arial" w:cs="Arial"/>
          <w:color w:val="000000"/>
          <w:sz w:val="22"/>
          <w:szCs w:val="22"/>
        </w:rPr>
        <w:t>em comodato</w:t>
      </w:r>
      <w:r w:rsidR="0033419F" w:rsidRPr="006D4C3F">
        <w:rPr>
          <w:rFonts w:ascii="Arial" w:hAnsi="Arial" w:cs="Arial"/>
          <w:color w:val="000000"/>
          <w:sz w:val="22"/>
          <w:szCs w:val="22"/>
        </w:rPr>
        <w:t>,</w:t>
      </w:r>
      <w:r w:rsidR="00C85F56" w:rsidRPr="006D4C3F">
        <w:rPr>
          <w:rFonts w:ascii="Arial" w:hAnsi="Arial" w:cs="Arial"/>
          <w:color w:val="000000"/>
          <w:sz w:val="22"/>
          <w:szCs w:val="22"/>
        </w:rPr>
        <w:t xml:space="preserve"> à Comodatária para que a Comodatária ocupe na forma prevista </w:t>
      </w:r>
      <w:r w:rsidR="00F2385A" w:rsidRPr="006D4C3F">
        <w:rPr>
          <w:rFonts w:ascii="Arial" w:hAnsi="Arial" w:cs="Arial"/>
          <w:color w:val="000000"/>
          <w:sz w:val="22"/>
          <w:szCs w:val="22"/>
        </w:rPr>
        <w:t>neste Contrato</w:t>
      </w:r>
      <w:r w:rsidR="00F45E06">
        <w:rPr>
          <w:rStyle w:val="Refdenotaderodap"/>
          <w:rFonts w:ascii="Arial" w:hAnsi="Arial" w:cs="Arial"/>
          <w:color w:val="000000"/>
          <w:sz w:val="22"/>
          <w:szCs w:val="22"/>
        </w:rPr>
        <w:footnoteReference w:id="3"/>
      </w:r>
      <w:r w:rsidR="00D4359C">
        <w:rPr>
          <w:rFonts w:ascii="Arial" w:hAnsi="Arial" w:cs="Arial"/>
          <w:color w:val="000000"/>
          <w:sz w:val="22"/>
          <w:szCs w:val="22"/>
        </w:rPr>
        <w:t>.</w:t>
      </w:r>
    </w:p>
    <w:p w14:paraId="1BADCFDF" w14:textId="58B6C05E" w:rsidR="00B80985" w:rsidRPr="006D4C3F" w:rsidRDefault="00F2385A" w:rsidP="006D4C3F">
      <w:pPr>
        <w:spacing w:after="240" w:line="340" w:lineRule="exact"/>
        <w:jc w:val="both"/>
        <w:rPr>
          <w:rFonts w:ascii="Arial" w:hAnsi="Arial" w:cs="Arial"/>
          <w:sz w:val="22"/>
          <w:szCs w:val="22"/>
        </w:rPr>
      </w:pPr>
      <w:r w:rsidRPr="006D4C3F">
        <w:rPr>
          <w:rFonts w:ascii="Arial" w:hAnsi="Arial" w:cs="Arial"/>
          <w:b/>
          <w:bCs/>
          <w:sz w:val="22"/>
          <w:szCs w:val="22"/>
        </w:rPr>
        <w:t>2</w:t>
      </w:r>
      <w:r w:rsidR="00B80985" w:rsidRPr="006D4C3F">
        <w:rPr>
          <w:rFonts w:ascii="Arial" w:hAnsi="Arial" w:cs="Arial"/>
          <w:b/>
          <w:bCs/>
          <w:sz w:val="22"/>
          <w:szCs w:val="22"/>
        </w:rPr>
        <w:t>.2</w:t>
      </w:r>
      <w:r w:rsidR="006945EA" w:rsidRPr="006D4C3F">
        <w:rPr>
          <w:rFonts w:ascii="Arial" w:hAnsi="Arial" w:cs="Arial"/>
          <w:b/>
          <w:bCs/>
          <w:sz w:val="22"/>
          <w:szCs w:val="22"/>
        </w:rPr>
        <w:t>.</w:t>
      </w:r>
      <w:r w:rsidR="00B80985" w:rsidRPr="006D4C3F">
        <w:rPr>
          <w:rFonts w:ascii="Arial" w:hAnsi="Arial" w:cs="Arial"/>
          <w:sz w:val="22"/>
          <w:szCs w:val="22"/>
        </w:rPr>
        <w:tab/>
      </w:r>
      <w:r w:rsidR="00B80985" w:rsidRPr="006D4C3F">
        <w:rPr>
          <w:rFonts w:ascii="Arial" w:hAnsi="Arial" w:cs="Arial"/>
          <w:sz w:val="22"/>
          <w:szCs w:val="22"/>
          <w:u w:val="single"/>
        </w:rPr>
        <w:t>Uso do Imóvel</w:t>
      </w:r>
      <w:r w:rsidRPr="006D4C3F">
        <w:rPr>
          <w:rFonts w:ascii="Arial" w:hAnsi="Arial" w:cs="Arial"/>
          <w:sz w:val="22"/>
          <w:szCs w:val="22"/>
          <w:u w:val="single"/>
        </w:rPr>
        <w:t>.</w:t>
      </w:r>
      <w:r w:rsidR="00B80985" w:rsidRPr="006D4C3F">
        <w:rPr>
          <w:rFonts w:ascii="Arial" w:hAnsi="Arial" w:cs="Arial"/>
          <w:sz w:val="22"/>
          <w:szCs w:val="22"/>
        </w:rPr>
        <w:t xml:space="preserve"> </w:t>
      </w:r>
      <w:r w:rsidRPr="006D4C3F">
        <w:rPr>
          <w:rFonts w:ascii="Arial" w:hAnsi="Arial" w:cs="Arial"/>
          <w:sz w:val="22"/>
          <w:szCs w:val="22"/>
        </w:rPr>
        <w:t>A</w:t>
      </w:r>
      <w:r w:rsidR="00B80985" w:rsidRPr="006D4C3F">
        <w:rPr>
          <w:rFonts w:ascii="Arial" w:hAnsi="Arial" w:cs="Arial"/>
          <w:sz w:val="22"/>
          <w:szCs w:val="22"/>
        </w:rPr>
        <w:t xml:space="preserve"> Comodatári</w:t>
      </w:r>
      <w:r w:rsidRPr="006D4C3F">
        <w:rPr>
          <w:rFonts w:ascii="Arial" w:hAnsi="Arial" w:cs="Arial"/>
          <w:sz w:val="22"/>
          <w:szCs w:val="22"/>
        </w:rPr>
        <w:t xml:space="preserve">a </w:t>
      </w:r>
      <w:r w:rsidR="00B80985" w:rsidRPr="006D4C3F">
        <w:rPr>
          <w:rFonts w:ascii="Arial" w:hAnsi="Arial" w:cs="Arial"/>
          <w:sz w:val="22"/>
          <w:szCs w:val="22"/>
        </w:rPr>
        <w:t xml:space="preserve">deverá utilizar </w:t>
      </w:r>
      <w:r w:rsidRPr="006D4C3F">
        <w:rPr>
          <w:rFonts w:ascii="Arial" w:hAnsi="Arial" w:cs="Arial"/>
          <w:sz w:val="22"/>
          <w:szCs w:val="22"/>
        </w:rPr>
        <w:t>as Áreas dos</w:t>
      </w:r>
      <w:r w:rsidR="00B80985" w:rsidRPr="006D4C3F">
        <w:rPr>
          <w:rFonts w:ascii="Arial" w:hAnsi="Arial" w:cs="Arial"/>
          <w:sz w:val="22"/>
          <w:szCs w:val="22"/>
        </w:rPr>
        <w:t xml:space="preserve"> Imóve</w:t>
      </w:r>
      <w:r w:rsidRPr="006D4C3F">
        <w:rPr>
          <w:rFonts w:ascii="Arial" w:hAnsi="Arial" w:cs="Arial"/>
          <w:sz w:val="22"/>
          <w:szCs w:val="22"/>
        </w:rPr>
        <w:t>is</w:t>
      </w:r>
      <w:r w:rsidR="00B80985" w:rsidRPr="006D4C3F">
        <w:rPr>
          <w:rFonts w:ascii="Arial" w:hAnsi="Arial" w:cs="Arial"/>
          <w:sz w:val="22"/>
          <w:szCs w:val="22"/>
        </w:rPr>
        <w:t xml:space="preserve"> única e exclusivamente para</w:t>
      </w:r>
      <w:r w:rsidRPr="006D4C3F">
        <w:rPr>
          <w:rFonts w:ascii="Arial" w:hAnsi="Arial" w:cs="Arial"/>
          <w:sz w:val="22"/>
          <w:szCs w:val="22"/>
        </w:rPr>
        <w:t xml:space="preserve"> </w:t>
      </w:r>
      <w:r w:rsidR="00E91316" w:rsidRPr="006D4C3F">
        <w:rPr>
          <w:rFonts w:ascii="Arial" w:hAnsi="Arial" w:cs="Arial"/>
          <w:sz w:val="22"/>
          <w:szCs w:val="22"/>
        </w:rPr>
        <w:t>a operação dos Ativos TV por Assinatura</w:t>
      </w:r>
      <w:r w:rsidR="00B80985" w:rsidRPr="006D4C3F">
        <w:rPr>
          <w:rFonts w:ascii="Arial" w:hAnsi="Arial" w:cs="Arial"/>
          <w:sz w:val="22"/>
          <w:szCs w:val="22"/>
        </w:rPr>
        <w:t xml:space="preserve"> (“</w:t>
      </w:r>
      <w:r w:rsidR="00B80985" w:rsidRPr="006D4C3F">
        <w:rPr>
          <w:rFonts w:ascii="Arial" w:hAnsi="Arial" w:cs="Arial"/>
          <w:b/>
          <w:bCs/>
          <w:sz w:val="22"/>
          <w:szCs w:val="22"/>
        </w:rPr>
        <w:t>Atividade</w:t>
      </w:r>
      <w:r w:rsidR="00B80985" w:rsidRPr="006D4C3F">
        <w:rPr>
          <w:rFonts w:ascii="Arial" w:hAnsi="Arial" w:cs="Arial"/>
          <w:sz w:val="22"/>
          <w:szCs w:val="22"/>
        </w:rPr>
        <w:t xml:space="preserve">”), não podendo dar outro uso </w:t>
      </w:r>
      <w:r w:rsidR="00E91316" w:rsidRPr="006D4C3F">
        <w:rPr>
          <w:rFonts w:ascii="Arial" w:hAnsi="Arial" w:cs="Arial"/>
          <w:sz w:val="22"/>
          <w:szCs w:val="22"/>
        </w:rPr>
        <w:t>aos Imóveis</w:t>
      </w:r>
      <w:r w:rsidR="00B80985" w:rsidRPr="006D4C3F">
        <w:rPr>
          <w:rFonts w:ascii="Arial" w:hAnsi="Arial" w:cs="Arial"/>
          <w:sz w:val="22"/>
          <w:szCs w:val="22"/>
        </w:rPr>
        <w:t xml:space="preserve"> sem prévia e expressa autorização da Comodante.</w:t>
      </w:r>
    </w:p>
    <w:p w14:paraId="760C6770" w14:textId="4B186D63" w:rsidR="00B80985" w:rsidRPr="006D4C3F" w:rsidRDefault="006945EA" w:rsidP="006D4C3F">
      <w:pPr>
        <w:spacing w:after="240" w:line="340" w:lineRule="exact"/>
        <w:jc w:val="both"/>
        <w:rPr>
          <w:rFonts w:ascii="Arial" w:hAnsi="Arial" w:cs="Arial"/>
          <w:sz w:val="22"/>
          <w:szCs w:val="22"/>
        </w:rPr>
      </w:pPr>
      <w:r w:rsidRPr="006D4C3F">
        <w:rPr>
          <w:rFonts w:ascii="Arial" w:hAnsi="Arial" w:cs="Arial"/>
          <w:b/>
          <w:bCs/>
          <w:sz w:val="22"/>
          <w:szCs w:val="22"/>
        </w:rPr>
        <w:t>2</w:t>
      </w:r>
      <w:r w:rsidR="00B80985" w:rsidRPr="006D4C3F">
        <w:rPr>
          <w:rFonts w:ascii="Arial" w:hAnsi="Arial" w:cs="Arial"/>
          <w:b/>
          <w:bCs/>
          <w:sz w:val="22"/>
          <w:szCs w:val="22"/>
        </w:rPr>
        <w:t>.3</w:t>
      </w:r>
      <w:r w:rsidRPr="006D4C3F">
        <w:rPr>
          <w:rFonts w:ascii="Arial" w:hAnsi="Arial" w:cs="Arial"/>
          <w:b/>
          <w:bCs/>
          <w:sz w:val="22"/>
          <w:szCs w:val="22"/>
        </w:rPr>
        <w:t>.</w:t>
      </w:r>
      <w:r w:rsidR="00B80985" w:rsidRPr="006D4C3F">
        <w:rPr>
          <w:rFonts w:ascii="Arial" w:hAnsi="Arial" w:cs="Arial"/>
          <w:sz w:val="22"/>
          <w:szCs w:val="22"/>
        </w:rPr>
        <w:tab/>
      </w:r>
      <w:r w:rsidR="00B80985" w:rsidRPr="006D4C3F">
        <w:rPr>
          <w:rFonts w:ascii="Arial" w:hAnsi="Arial" w:cs="Arial"/>
          <w:sz w:val="22"/>
          <w:szCs w:val="22"/>
          <w:u w:val="single"/>
        </w:rPr>
        <w:t xml:space="preserve">Responsabilidade pela </w:t>
      </w:r>
      <w:r w:rsidR="00E91316" w:rsidRPr="006D4C3F">
        <w:rPr>
          <w:rFonts w:ascii="Arial" w:hAnsi="Arial" w:cs="Arial"/>
          <w:sz w:val="22"/>
          <w:szCs w:val="22"/>
          <w:u w:val="single"/>
        </w:rPr>
        <w:t>Atividade</w:t>
      </w:r>
      <w:r w:rsidRPr="006D4C3F">
        <w:rPr>
          <w:rFonts w:ascii="Arial" w:hAnsi="Arial" w:cs="Arial"/>
          <w:sz w:val="22"/>
          <w:szCs w:val="22"/>
          <w:u w:val="single"/>
        </w:rPr>
        <w:t>.</w:t>
      </w:r>
      <w:r w:rsidRPr="006D4C3F">
        <w:rPr>
          <w:rFonts w:ascii="Arial" w:hAnsi="Arial" w:cs="Arial"/>
          <w:sz w:val="22"/>
          <w:szCs w:val="22"/>
        </w:rPr>
        <w:t xml:space="preserve"> </w:t>
      </w:r>
      <w:r w:rsidR="00B80985" w:rsidRPr="006D4C3F">
        <w:rPr>
          <w:rFonts w:ascii="Arial" w:hAnsi="Arial" w:cs="Arial"/>
          <w:sz w:val="22"/>
          <w:szCs w:val="22"/>
        </w:rPr>
        <w:t>Quaisquer perdas e danos sofridos pel</w:t>
      </w:r>
      <w:r w:rsidRPr="006D4C3F">
        <w:rPr>
          <w:rFonts w:ascii="Arial" w:hAnsi="Arial" w:cs="Arial"/>
          <w:sz w:val="22"/>
          <w:szCs w:val="22"/>
        </w:rPr>
        <w:t>a</w:t>
      </w:r>
      <w:r w:rsidR="00B80985" w:rsidRPr="006D4C3F">
        <w:rPr>
          <w:rFonts w:ascii="Arial" w:hAnsi="Arial" w:cs="Arial"/>
          <w:sz w:val="22"/>
          <w:szCs w:val="22"/>
        </w:rPr>
        <w:t xml:space="preserve"> Comodatári</w:t>
      </w:r>
      <w:r w:rsidRPr="006D4C3F">
        <w:rPr>
          <w:rFonts w:ascii="Arial" w:hAnsi="Arial" w:cs="Arial"/>
          <w:sz w:val="22"/>
          <w:szCs w:val="22"/>
        </w:rPr>
        <w:t>a</w:t>
      </w:r>
      <w:r w:rsidR="00B80985" w:rsidRPr="006D4C3F">
        <w:rPr>
          <w:rFonts w:ascii="Arial" w:hAnsi="Arial" w:cs="Arial"/>
          <w:sz w:val="22"/>
          <w:szCs w:val="22"/>
        </w:rPr>
        <w:t xml:space="preserve"> em relação à Atividade desenvolvida são de exclusiva responsabilidade d</w:t>
      </w:r>
      <w:r w:rsidRPr="006D4C3F">
        <w:rPr>
          <w:rFonts w:ascii="Arial" w:hAnsi="Arial" w:cs="Arial"/>
          <w:sz w:val="22"/>
          <w:szCs w:val="22"/>
        </w:rPr>
        <w:t>a</w:t>
      </w:r>
      <w:r w:rsidR="00B80985" w:rsidRPr="006D4C3F">
        <w:rPr>
          <w:rFonts w:ascii="Arial" w:hAnsi="Arial" w:cs="Arial"/>
          <w:sz w:val="22"/>
          <w:szCs w:val="22"/>
        </w:rPr>
        <w:t xml:space="preserve"> Comodatári</w:t>
      </w:r>
      <w:r w:rsidRPr="006D4C3F">
        <w:rPr>
          <w:rFonts w:ascii="Arial" w:hAnsi="Arial" w:cs="Arial"/>
          <w:sz w:val="22"/>
          <w:szCs w:val="22"/>
        </w:rPr>
        <w:t>a</w:t>
      </w:r>
      <w:r w:rsidR="00B80985" w:rsidRPr="006D4C3F">
        <w:rPr>
          <w:rFonts w:ascii="Arial" w:hAnsi="Arial" w:cs="Arial"/>
          <w:sz w:val="22"/>
          <w:szCs w:val="22"/>
        </w:rPr>
        <w:t>, nada tendo a reclamar da Comodante e devendo manter a Comodante indene.</w:t>
      </w:r>
    </w:p>
    <w:p w14:paraId="425682D7" w14:textId="68A34E19" w:rsidR="006945EA" w:rsidRPr="006D4C3F" w:rsidRDefault="004660EE" w:rsidP="006D4C3F">
      <w:pPr>
        <w:pStyle w:val="Ttulo2"/>
        <w:spacing w:after="240" w:line="340" w:lineRule="exact"/>
        <w:jc w:val="center"/>
        <w:rPr>
          <w:sz w:val="22"/>
          <w:szCs w:val="22"/>
        </w:rPr>
      </w:pPr>
      <w:r w:rsidRPr="006D4C3F">
        <w:rPr>
          <w:sz w:val="22"/>
          <w:szCs w:val="22"/>
        </w:rPr>
        <w:t xml:space="preserve">CLÁUSULA </w:t>
      </w:r>
      <w:r w:rsidR="006945EA" w:rsidRPr="006D4C3F">
        <w:rPr>
          <w:sz w:val="22"/>
          <w:szCs w:val="22"/>
        </w:rPr>
        <w:t>TERCEIRA</w:t>
      </w:r>
    </w:p>
    <w:p w14:paraId="684F7F97" w14:textId="10B67295" w:rsidR="004660EE" w:rsidRPr="006D4C3F" w:rsidRDefault="004660EE" w:rsidP="006D4C3F">
      <w:pPr>
        <w:pStyle w:val="Ttulo2"/>
        <w:spacing w:after="240" w:line="340" w:lineRule="exact"/>
        <w:jc w:val="center"/>
        <w:rPr>
          <w:sz w:val="22"/>
          <w:szCs w:val="22"/>
        </w:rPr>
      </w:pPr>
      <w:r w:rsidRPr="006D4C3F">
        <w:rPr>
          <w:sz w:val="22"/>
          <w:szCs w:val="22"/>
        </w:rPr>
        <w:t>DO PRAZO</w:t>
      </w:r>
    </w:p>
    <w:p w14:paraId="15DB4A3E" w14:textId="59EB321A" w:rsidR="004660EE" w:rsidRPr="006D4C3F" w:rsidRDefault="006945EA" w:rsidP="006D4C3F">
      <w:pPr>
        <w:spacing w:after="240" w:line="340" w:lineRule="exact"/>
        <w:rPr>
          <w:rFonts w:ascii="Arial" w:hAnsi="Arial" w:cs="Arial"/>
          <w:sz w:val="22"/>
          <w:szCs w:val="22"/>
        </w:rPr>
      </w:pPr>
      <w:r w:rsidRPr="006D4C3F">
        <w:rPr>
          <w:rFonts w:ascii="Arial" w:hAnsi="Arial" w:cs="Arial"/>
          <w:b/>
          <w:bCs/>
          <w:sz w:val="22"/>
          <w:szCs w:val="22"/>
        </w:rPr>
        <w:t>3</w:t>
      </w:r>
      <w:r w:rsidR="004D0B26" w:rsidRPr="006D4C3F">
        <w:rPr>
          <w:rFonts w:ascii="Arial" w:hAnsi="Arial" w:cs="Arial"/>
          <w:b/>
          <w:bCs/>
          <w:sz w:val="22"/>
          <w:szCs w:val="22"/>
        </w:rPr>
        <w:t>.1.</w:t>
      </w:r>
      <w:r w:rsidR="004D0B26" w:rsidRPr="006D4C3F">
        <w:rPr>
          <w:rFonts w:ascii="Arial" w:hAnsi="Arial" w:cs="Arial"/>
          <w:sz w:val="22"/>
          <w:szCs w:val="22"/>
        </w:rPr>
        <w:t xml:space="preserve"> </w:t>
      </w:r>
      <w:r w:rsidR="001A79D4" w:rsidRPr="006D4C3F">
        <w:rPr>
          <w:rFonts w:ascii="Arial" w:hAnsi="Arial" w:cs="Arial"/>
          <w:sz w:val="22"/>
          <w:szCs w:val="22"/>
        </w:rPr>
        <w:tab/>
      </w:r>
      <w:r w:rsidR="001A79D4" w:rsidRPr="006D4C3F">
        <w:rPr>
          <w:rFonts w:ascii="Arial" w:hAnsi="Arial" w:cs="Arial"/>
          <w:sz w:val="22"/>
          <w:szCs w:val="22"/>
          <w:u w:val="single"/>
        </w:rPr>
        <w:t>Prazo de Vigência</w:t>
      </w:r>
      <w:r w:rsidR="001A79D4" w:rsidRPr="006D4C3F">
        <w:rPr>
          <w:rFonts w:ascii="Arial" w:hAnsi="Arial" w:cs="Arial"/>
          <w:sz w:val="22"/>
          <w:szCs w:val="22"/>
        </w:rPr>
        <w:t xml:space="preserve">. </w:t>
      </w:r>
      <w:r w:rsidR="004D0B26" w:rsidRPr="006D4C3F">
        <w:rPr>
          <w:rFonts w:ascii="Arial" w:hAnsi="Arial" w:cs="Arial"/>
          <w:sz w:val="22"/>
          <w:szCs w:val="22"/>
        </w:rPr>
        <w:t xml:space="preserve">O prazo de vigência do presente Contrato </w:t>
      </w:r>
      <w:r w:rsidR="00AF294E" w:rsidRPr="006D4C3F">
        <w:rPr>
          <w:rFonts w:ascii="Arial" w:hAnsi="Arial" w:cs="Arial"/>
          <w:sz w:val="22"/>
          <w:szCs w:val="22"/>
        </w:rPr>
        <w:t xml:space="preserve">encerra em </w:t>
      </w:r>
      <w:r w:rsidR="0046062D" w:rsidRPr="006D4C3F">
        <w:rPr>
          <w:rFonts w:ascii="Arial" w:hAnsi="Arial" w:cs="Arial"/>
          <w:sz w:val="22"/>
          <w:szCs w:val="22"/>
        </w:rPr>
        <w:t>[</w:t>
      </w:r>
      <w:r w:rsidR="0046062D" w:rsidRPr="006D4C3F">
        <w:rPr>
          <w:rFonts w:ascii="Arial" w:hAnsi="Arial" w:cs="Arial"/>
          <w:sz w:val="22"/>
          <w:szCs w:val="22"/>
          <w:highlight w:val="lightGray"/>
        </w:rPr>
        <w:t>==</w:t>
      </w:r>
      <w:r w:rsidR="0046062D" w:rsidRPr="006D4C3F">
        <w:rPr>
          <w:rFonts w:ascii="Arial" w:hAnsi="Arial" w:cs="Arial"/>
          <w:sz w:val="22"/>
          <w:szCs w:val="22"/>
        </w:rPr>
        <w:t>]</w:t>
      </w:r>
      <w:r w:rsidR="0046062D" w:rsidRPr="006D4C3F">
        <w:rPr>
          <w:rStyle w:val="Refdenotaderodap"/>
          <w:rFonts w:ascii="Arial" w:hAnsi="Arial" w:cs="Arial"/>
          <w:sz w:val="22"/>
          <w:szCs w:val="22"/>
        </w:rPr>
        <w:footnoteReference w:id="4"/>
      </w:r>
      <w:r w:rsidR="004D0B26" w:rsidRPr="006D4C3F">
        <w:rPr>
          <w:rFonts w:ascii="Arial" w:hAnsi="Arial" w:cs="Arial"/>
          <w:sz w:val="22"/>
          <w:szCs w:val="22"/>
        </w:rPr>
        <w:t>.</w:t>
      </w:r>
      <w:r w:rsidR="00C85F56" w:rsidRPr="006D4C3F">
        <w:rPr>
          <w:rFonts w:ascii="Arial" w:hAnsi="Arial" w:cs="Arial"/>
          <w:sz w:val="22"/>
          <w:szCs w:val="22"/>
        </w:rPr>
        <w:t xml:space="preserve"> </w:t>
      </w:r>
    </w:p>
    <w:p w14:paraId="053020CD" w14:textId="3C1856F8" w:rsidR="00B80985" w:rsidRPr="006D4C3F" w:rsidRDefault="001A79D4" w:rsidP="006D4C3F">
      <w:pPr>
        <w:spacing w:after="240" w:line="340" w:lineRule="exact"/>
        <w:jc w:val="both"/>
        <w:rPr>
          <w:rFonts w:ascii="Arial" w:hAnsi="Arial" w:cs="Arial"/>
          <w:sz w:val="22"/>
          <w:szCs w:val="22"/>
        </w:rPr>
      </w:pPr>
      <w:r w:rsidRPr="006D4C3F">
        <w:rPr>
          <w:rFonts w:ascii="Arial" w:hAnsi="Arial" w:cs="Arial"/>
          <w:b/>
          <w:bCs/>
          <w:sz w:val="22"/>
          <w:szCs w:val="22"/>
        </w:rPr>
        <w:t>3</w:t>
      </w:r>
      <w:r w:rsidR="00B80985" w:rsidRPr="006D4C3F">
        <w:rPr>
          <w:rFonts w:ascii="Arial" w:hAnsi="Arial" w:cs="Arial"/>
          <w:b/>
          <w:bCs/>
          <w:sz w:val="22"/>
          <w:szCs w:val="22"/>
        </w:rPr>
        <w:t>.2.</w:t>
      </w:r>
      <w:r w:rsidR="00B80985" w:rsidRPr="006D4C3F">
        <w:rPr>
          <w:rFonts w:ascii="Arial" w:hAnsi="Arial" w:cs="Arial"/>
          <w:b/>
          <w:bCs/>
          <w:sz w:val="22"/>
          <w:szCs w:val="22"/>
        </w:rPr>
        <w:tab/>
      </w:r>
      <w:r w:rsidR="00B80985" w:rsidRPr="006D4C3F">
        <w:rPr>
          <w:rFonts w:ascii="Arial" w:hAnsi="Arial" w:cs="Arial"/>
          <w:sz w:val="22"/>
          <w:szCs w:val="22"/>
          <w:u w:val="single"/>
        </w:rPr>
        <w:t>Multa por Atraso</w:t>
      </w:r>
      <w:r w:rsidRPr="006D4C3F">
        <w:rPr>
          <w:rFonts w:ascii="Arial" w:hAnsi="Arial" w:cs="Arial"/>
          <w:sz w:val="22"/>
          <w:szCs w:val="22"/>
          <w:u w:val="single"/>
        </w:rPr>
        <w:t>.</w:t>
      </w:r>
      <w:r w:rsidR="00B80985" w:rsidRPr="006D4C3F">
        <w:rPr>
          <w:rFonts w:ascii="Arial" w:hAnsi="Arial" w:cs="Arial"/>
          <w:sz w:val="22"/>
          <w:szCs w:val="22"/>
        </w:rPr>
        <w:t xml:space="preserve"> </w:t>
      </w:r>
      <w:r w:rsidRPr="006D4C3F">
        <w:rPr>
          <w:rFonts w:ascii="Arial" w:hAnsi="Arial" w:cs="Arial"/>
          <w:sz w:val="22"/>
          <w:szCs w:val="22"/>
        </w:rPr>
        <w:t>A</w:t>
      </w:r>
      <w:r w:rsidR="00B80985" w:rsidRPr="006D4C3F">
        <w:rPr>
          <w:rFonts w:ascii="Arial" w:hAnsi="Arial" w:cs="Arial"/>
          <w:sz w:val="22"/>
          <w:szCs w:val="22"/>
        </w:rPr>
        <w:t xml:space="preserve"> Comodatári</w:t>
      </w:r>
      <w:r w:rsidRPr="006D4C3F">
        <w:rPr>
          <w:rFonts w:ascii="Arial" w:hAnsi="Arial" w:cs="Arial"/>
          <w:sz w:val="22"/>
          <w:szCs w:val="22"/>
        </w:rPr>
        <w:t>a</w:t>
      </w:r>
      <w:r w:rsidR="00B80985" w:rsidRPr="006D4C3F">
        <w:rPr>
          <w:rFonts w:ascii="Arial" w:hAnsi="Arial" w:cs="Arial"/>
          <w:sz w:val="22"/>
          <w:szCs w:val="22"/>
        </w:rPr>
        <w:t xml:space="preserve"> deverá restituir o</w:t>
      </w:r>
      <w:r w:rsidR="00555D19" w:rsidRPr="006D4C3F">
        <w:rPr>
          <w:rFonts w:ascii="Arial" w:hAnsi="Arial" w:cs="Arial"/>
          <w:sz w:val="22"/>
          <w:szCs w:val="22"/>
        </w:rPr>
        <w:t>s</w:t>
      </w:r>
      <w:r w:rsidR="00B80985" w:rsidRPr="006D4C3F">
        <w:rPr>
          <w:rFonts w:ascii="Arial" w:hAnsi="Arial" w:cs="Arial"/>
          <w:sz w:val="22"/>
          <w:szCs w:val="22"/>
        </w:rPr>
        <w:t xml:space="preserve"> Imóve</w:t>
      </w:r>
      <w:r w:rsidR="00555D19" w:rsidRPr="006D4C3F">
        <w:rPr>
          <w:rFonts w:ascii="Arial" w:hAnsi="Arial" w:cs="Arial"/>
          <w:sz w:val="22"/>
          <w:szCs w:val="22"/>
        </w:rPr>
        <w:t>is</w:t>
      </w:r>
      <w:r w:rsidR="00B80985" w:rsidRPr="006D4C3F">
        <w:rPr>
          <w:rFonts w:ascii="Arial" w:hAnsi="Arial" w:cs="Arial"/>
          <w:sz w:val="22"/>
          <w:szCs w:val="22"/>
        </w:rPr>
        <w:t xml:space="preserve"> à Comodante livre</w:t>
      </w:r>
      <w:r w:rsidR="00555D19" w:rsidRPr="006D4C3F">
        <w:rPr>
          <w:rFonts w:ascii="Arial" w:hAnsi="Arial" w:cs="Arial"/>
          <w:sz w:val="22"/>
          <w:szCs w:val="22"/>
        </w:rPr>
        <w:t>s</w:t>
      </w:r>
      <w:r w:rsidR="00B80985" w:rsidRPr="006D4C3F">
        <w:rPr>
          <w:rFonts w:ascii="Arial" w:hAnsi="Arial" w:cs="Arial"/>
          <w:sz w:val="22"/>
          <w:szCs w:val="22"/>
        </w:rPr>
        <w:t xml:space="preserve"> e desimpedido</w:t>
      </w:r>
      <w:r w:rsidR="00555D19" w:rsidRPr="006D4C3F">
        <w:rPr>
          <w:rFonts w:ascii="Arial" w:hAnsi="Arial" w:cs="Arial"/>
          <w:sz w:val="22"/>
          <w:szCs w:val="22"/>
        </w:rPr>
        <w:t>s</w:t>
      </w:r>
      <w:r w:rsidR="00B80985" w:rsidRPr="006D4C3F">
        <w:rPr>
          <w:rFonts w:ascii="Arial" w:hAnsi="Arial" w:cs="Arial"/>
          <w:sz w:val="22"/>
          <w:szCs w:val="22"/>
        </w:rPr>
        <w:t xml:space="preserve"> de pessoas e coisas, no prazo estipulado na </w:t>
      </w:r>
      <w:r w:rsidRPr="006D4C3F">
        <w:rPr>
          <w:rFonts w:ascii="Arial" w:hAnsi="Arial" w:cs="Arial"/>
          <w:sz w:val="22"/>
          <w:szCs w:val="22"/>
          <w:u w:val="single"/>
        </w:rPr>
        <w:t>C</w:t>
      </w:r>
      <w:r w:rsidR="00B80985" w:rsidRPr="006D4C3F">
        <w:rPr>
          <w:rFonts w:ascii="Arial" w:hAnsi="Arial" w:cs="Arial"/>
          <w:sz w:val="22"/>
          <w:szCs w:val="22"/>
          <w:u w:val="single"/>
        </w:rPr>
        <w:t xml:space="preserve">láusula </w:t>
      </w:r>
      <w:r w:rsidRPr="006D4C3F">
        <w:rPr>
          <w:rFonts w:ascii="Arial" w:hAnsi="Arial" w:cs="Arial"/>
          <w:sz w:val="22"/>
          <w:szCs w:val="22"/>
          <w:u w:val="single"/>
        </w:rPr>
        <w:t>3</w:t>
      </w:r>
      <w:r w:rsidR="00B80985" w:rsidRPr="006D4C3F">
        <w:rPr>
          <w:rFonts w:ascii="Arial" w:hAnsi="Arial" w:cs="Arial"/>
          <w:sz w:val="22"/>
          <w:szCs w:val="22"/>
          <w:u w:val="single"/>
        </w:rPr>
        <w:t>.1</w:t>
      </w:r>
      <w:r w:rsidR="000B70F7">
        <w:rPr>
          <w:rFonts w:ascii="Arial" w:hAnsi="Arial" w:cs="Arial"/>
          <w:sz w:val="22"/>
          <w:szCs w:val="22"/>
          <w:u w:val="single"/>
        </w:rPr>
        <w:t xml:space="preserve"> ou, imedia</w:t>
      </w:r>
      <w:r w:rsidR="00EA7FB6">
        <w:rPr>
          <w:rFonts w:ascii="Arial" w:hAnsi="Arial" w:cs="Arial"/>
          <w:sz w:val="22"/>
          <w:szCs w:val="22"/>
          <w:u w:val="single"/>
        </w:rPr>
        <w:t>tamente, mediante ocorrência de uma Hipótese de Rescisão</w:t>
      </w:r>
      <w:r w:rsidR="00B80985" w:rsidRPr="006D4C3F">
        <w:rPr>
          <w:rFonts w:ascii="Arial" w:hAnsi="Arial" w:cs="Arial"/>
          <w:sz w:val="22"/>
          <w:szCs w:val="22"/>
        </w:rPr>
        <w:t xml:space="preserve">, sob pena de, </w:t>
      </w:r>
      <w:r w:rsidR="00B80985" w:rsidRPr="00D11773">
        <w:rPr>
          <w:rFonts w:ascii="Arial" w:hAnsi="Arial" w:cs="Arial"/>
          <w:sz w:val="22"/>
          <w:szCs w:val="22"/>
        </w:rPr>
        <w:t xml:space="preserve">em não o fazendo, incidir em multa diária não compensatória no montante de R$ </w:t>
      </w:r>
      <w:r w:rsidR="00D213E6" w:rsidRPr="00D11773">
        <w:rPr>
          <w:rFonts w:ascii="Arial" w:hAnsi="Arial" w:cs="Arial"/>
          <w:sz w:val="22"/>
          <w:szCs w:val="22"/>
        </w:rPr>
        <w:t>[</w:t>
      </w:r>
      <w:r w:rsidR="00D11773" w:rsidRPr="00863C41">
        <w:rPr>
          <w:rFonts w:ascii="Arial" w:hAnsi="Arial" w:cs="Arial"/>
          <w:sz w:val="22"/>
          <w:szCs w:val="22"/>
        </w:rPr>
        <w:t>[</w:t>
      </w:r>
      <w:r w:rsidR="00D11773" w:rsidRPr="00D11773">
        <w:rPr>
          <w:rFonts w:ascii="Arial" w:hAnsi="Arial" w:cs="Arial"/>
          <w:sz w:val="22"/>
          <w:szCs w:val="22"/>
          <w:highlight w:val="lightGray"/>
        </w:rPr>
        <w:t>==</w:t>
      </w:r>
      <w:r w:rsidR="00D11773" w:rsidRPr="00863C41">
        <w:rPr>
          <w:rFonts w:ascii="Arial" w:hAnsi="Arial" w:cs="Arial"/>
          <w:sz w:val="22"/>
          <w:szCs w:val="22"/>
        </w:rPr>
        <w:t>]</w:t>
      </w:r>
      <w:r w:rsidR="00B80985" w:rsidRPr="00863C41">
        <w:rPr>
          <w:rFonts w:ascii="Arial" w:hAnsi="Arial" w:cs="Arial"/>
          <w:sz w:val="22"/>
          <w:szCs w:val="22"/>
        </w:rPr>
        <w:t xml:space="preserve"> (</w:t>
      </w:r>
      <w:r w:rsidR="00D11773" w:rsidRPr="00863C41">
        <w:rPr>
          <w:rFonts w:ascii="Arial" w:hAnsi="Arial" w:cs="Arial"/>
          <w:sz w:val="22"/>
          <w:szCs w:val="22"/>
        </w:rPr>
        <w:t>[</w:t>
      </w:r>
      <w:r w:rsidR="00D11773" w:rsidRPr="00D11773">
        <w:rPr>
          <w:rFonts w:ascii="Arial" w:hAnsi="Arial" w:cs="Arial"/>
          <w:sz w:val="22"/>
          <w:szCs w:val="22"/>
          <w:highlight w:val="lightGray"/>
        </w:rPr>
        <w:t>==</w:t>
      </w:r>
      <w:r w:rsidR="00D11773" w:rsidRPr="00863C41">
        <w:rPr>
          <w:rFonts w:ascii="Arial" w:hAnsi="Arial" w:cs="Arial"/>
          <w:sz w:val="22"/>
          <w:szCs w:val="22"/>
        </w:rPr>
        <w:t>]</w:t>
      </w:r>
      <w:r w:rsidR="00B80985" w:rsidRPr="00863C41">
        <w:rPr>
          <w:rFonts w:ascii="Arial" w:hAnsi="Arial" w:cs="Arial"/>
          <w:sz w:val="22"/>
          <w:szCs w:val="22"/>
        </w:rPr>
        <w:t>)</w:t>
      </w:r>
      <w:r w:rsidR="00D213E6" w:rsidRPr="00D11773">
        <w:rPr>
          <w:rFonts w:ascii="Arial" w:hAnsi="Arial" w:cs="Arial"/>
          <w:sz w:val="22"/>
          <w:szCs w:val="22"/>
        </w:rPr>
        <w:t>]</w:t>
      </w:r>
      <w:r w:rsidR="00B80985" w:rsidRPr="00D11773">
        <w:rPr>
          <w:rFonts w:ascii="Arial" w:hAnsi="Arial" w:cs="Arial"/>
          <w:sz w:val="22"/>
          <w:szCs w:val="22"/>
        </w:rPr>
        <w:t xml:space="preserve"> (“</w:t>
      </w:r>
      <w:r w:rsidR="00B80985" w:rsidRPr="00D11773">
        <w:rPr>
          <w:rFonts w:ascii="Arial" w:hAnsi="Arial" w:cs="Arial"/>
          <w:b/>
          <w:bCs/>
          <w:sz w:val="22"/>
          <w:szCs w:val="22"/>
        </w:rPr>
        <w:t>Multa Diária</w:t>
      </w:r>
      <w:r w:rsidR="00B80985" w:rsidRPr="00D11773">
        <w:rPr>
          <w:rFonts w:ascii="Arial" w:hAnsi="Arial" w:cs="Arial"/>
          <w:sz w:val="22"/>
          <w:szCs w:val="22"/>
        </w:rPr>
        <w:t>”), sem prejuízo da Comodante utilizar-se das medidas judiciais cabíveis para desocupação do</w:t>
      </w:r>
      <w:r w:rsidR="00555D19" w:rsidRPr="00D11773">
        <w:rPr>
          <w:rFonts w:ascii="Arial" w:hAnsi="Arial" w:cs="Arial"/>
          <w:sz w:val="22"/>
          <w:szCs w:val="22"/>
        </w:rPr>
        <w:t>s</w:t>
      </w:r>
      <w:r w:rsidR="00B80985" w:rsidRPr="00D11773">
        <w:rPr>
          <w:rFonts w:ascii="Arial" w:hAnsi="Arial" w:cs="Arial"/>
          <w:sz w:val="22"/>
          <w:szCs w:val="22"/>
        </w:rPr>
        <w:t xml:space="preserve"> Imóve</w:t>
      </w:r>
      <w:r w:rsidR="00555D19" w:rsidRPr="00D11773">
        <w:rPr>
          <w:rFonts w:ascii="Arial" w:hAnsi="Arial" w:cs="Arial"/>
          <w:sz w:val="22"/>
          <w:szCs w:val="22"/>
        </w:rPr>
        <w:t>is</w:t>
      </w:r>
      <w:r w:rsidR="00B80985" w:rsidRPr="00D11773">
        <w:rPr>
          <w:rFonts w:ascii="Arial" w:hAnsi="Arial" w:cs="Arial"/>
          <w:sz w:val="22"/>
          <w:szCs w:val="22"/>
        </w:rPr>
        <w:t xml:space="preserve">. Além da Multa Diária, se </w:t>
      </w:r>
      <w:r w:rsidR="00555D19" w:rsidRPr="00D11773">
        <w:rPr>
          <w:rFonts w:ascii="Arial" w:hAnsi="Arial" w:cs="Arial"/>
          <w:sz w:val="22"/>
          <w:szCs w:val="22"/>
        </w:rPr>
        <w:t>a</w:t>
      </w:r>
      <w:r w:rsidR="00B80985" w:rsidRPr="00D11773">
        <w:rPr>
          <w:rFonts w:ascii="Arial" w:hAnsi="Arial" w:cs="Arial"/>
          <w:sz w:val="22"/>
          <w:szCs w:val="22"/>
        </w:rPr>
        <w:t xml:space="preserve"> Comodatári</w:t>
      </w:r>
      <w:r w:rsidR="00555D19" w:rsidRPr="00D11773">
        <w:rPr>
          <w:rFonts w:ascii="Arial" w:hAnsi="Arial" w:cs="Arial"/>
          <w:sz w:val="22"/>
          <w:szCs w:val="22"/>
        </w:rPr>
        <w:t>a</w:t>
      </w:r>
      <w:r w:rsidR="00B80985" w:rsidRPr="00D11773">
        <w:rPr>
          <w:rFonts w:ascii="Arial" w:hAnsi="Arial" w:cs="Arial"/>
          <w:sz w:val="22"/>
          <w:szCs w:val="22"/>
        </w:rPr>
        <w:t xml:space="preserve"> demorar </w:t>
      </w:r>
      <w:r w:rsidR="00D213E6" w:rsidRPr="00D11773">
        <w:rPr>
          <w:rFonts w:ascii="Arial" w:hAnsi="Arial" w:cs="Arial"/>
          <w:sz w:val="22"/>
          <w:szCs w:val="22"/>
        </w:rPr>
        <w:t>30</w:t>
      </w:r>
      <w:r w:rsidR="00B80985" w:rsidRPr="00D11773">
        <w:rPr>
          <w:rFonts w:ascii="Arial" w:hAnsi="Arial" w:cs="Arial"/>
          <w:sz w:val="22"/>
          <w:szCs w:val="22"/>
        </w:rPr>
        <w:t xml:space="preserve"> (</w:t>
      </w:r>
      <w:r w:rsidR="00D213E6" w:rsidRPr="00D11773">
        <w:rPr>
          <w:rFonts w:ascii="Arial" w:hAnsi="Arial" w:cs="Arial"/>
          <w:sz w:val="22"/>
          <w:szCs w:val="22"/>
        </w:rPr>
        <w:t>trinta</w:t>
      </w:r>
      <w:r w:rsidR="00B80985" w:rsidRPr="00D11773">
        <w:rPr>
          <w:rFonts w:ascii="Arial" w:hAnsi="Arial" w:cs="Arial"/>
          <w:sz w:val="22"/>
          <w:szCs w:val="22"/>
        </w:rPr>
        <w:t xml:space="preserve">) dias ou mais após o término do prazo estipulado na </w:t>
      </w:r>
      <w:r w:rsidR="00555D19" w:rsidRPr="00D11773">
        <w:rPr>
          <w:rFonts w:ascii="Arial" w:hAnsi="Arial" w:cs="Arial"/>
          <w:sz w:val="22"/>
          <w:szCs w:val="22"/>
          <w:u w:val="single"/>
        </w:rPr>
        <w:t>C</w:t>
      </w:r>
      <w:r w:rsidR="00B80985" w:rsidRPr="00D11773">
        <w:rPr>
          <w:rFonts w:ascii="Arial" w:hAnsi="Arial" w:cs="Arial"/>
          <w:sz w:val="22"/>
          <w:szCs w:val="22"/>
          <w:u w:val="single"/>
        </w:rPr>
        <w:t xml:space="preserve">láusula </w:t>
      </w:r>
      <w:r w:rsidR="00AA4BB8">
        <w:rPr>
          <w:rFonts w:ascii="Arial" w:hAnsi="Arial" w:cs="Arial"/>
          <w:sz w:val="22"/>
          <w:szCs w:val="22"/>
          <w:u w:val="single"/>
        </w:rPr>
        <w:t>3</w:t>
      </w:r>
      <w:r w:rsidR="00B80985" w:rsidRPr="00D11773">
        <w:rPr>
          <w:rFonts w:ascii="Arial" w:hAnsi="Arial" w:cs="Arial"/>
          <w:sz w:val="22"/>
          <w:szCs w:val="22"/>
          <w:u w:val="single"/>
        </w:rPr>
        <w:t>.1</w:t>
      </w:r>
      <w:r w:rsidR="00B80985" w:rsidRPr="00D11773">
        <w:rPr>
          <w:rFonts w:ascii="Arial" w:hAnsi="Arial" w:cs="Arial"/>
          <w:sz w:val="22"/>
          <w:szCs w:val="22"/>
        </w:rPr>
        <w:t xml:space="preserve"> </w:t>
      </w:r>
      <w:r w:rsidR="00244116">
        <w:rPr>
          <w:rFonts w:ascii="Arial" w:hAnsi="Arial" w:cs="Arial"/>
          <w:sz w:val="22"/>
          <w:szCs w:val="22"/>
          <w:u w:val="single"/>
        </w:rPr>
        <w:t>ou</w:t>
      </w:r>
      <w:r w:rsidR="004A6B52">
        <w:rPr>
          <w:rFonts w:ascii="Arial" w:hAnsi="Arial" w:cs="Arial"/>
          <w:sz w:val="22"/>
          <w:szCs w:val="22"/>
          <w:u w:val="single"/>
        </w:rPr>
        <w:t xml:space="preserve"> da </w:t>
      </w:r>
      <w:r w:rsidR="00244116">
        <w:rPr>
          <w:rFonts w:ascii="Arial" w:hAnsi="Arial" w:cs="Arial"/>
          <w:sz w:val="22"/>
          <w:szCs w:val="22"/>
          <w:u w:val="single"/>
        </w:rPr>
        <w:t>ocorrência de uma Hipótese de Rescisão</w:t>
      </w:r>
      <w:r w:rsidR="00244116" w:rsidRPr="006D4C3F">
        <w:rPr>
          <w:rFonts w:ascii="Arial" w:hAnsi="Arial" w:cs="Arial"/>
          <w:sz w:val="22"/>
          <w:szCs w:val="22"/>
        </w:rPr>
        <w:t xml:space="preserve">, </w:t>
      </w:r>
      <w:r w:rsidR="00B80985" w:rsidRPr="00D11773">
        <w:rPr>
          <w:rFonts w:ascii="Arial" w:hAnsi="Arial" w:cs="Arial"/>
          <w:sz w:val="22"/>
          <w:szCs w:val="22"/>
        </w:rPr>
        <w:t>para desocupar o</w:t>
      </w:r>
      <w:r w:rsidR="00D213E6" w:rsidRPr="00D11773">
        <w:rPr>
          <w:rFonts w:ascii="Arial" w:hAnsi="Arial" w:cs="Arial"/>
          <w:sz w:val="22"/>
          <w:szCs w:val="22"/>
        </w:rPr>
        <w:t>s</w:t>
      </w:r>
      <w:r w:rsidR="00B80985" w:rsidRPr="00D11773">
        <w:rPr>
          <w:rFonts w:ascii="Arial" w:hAnsi="Arial" w:cs="Arial"/>
          <w:sz w:val="22"/>
          <w:szCs w:val="22"/>
        </w:rPr>
        <w:t xml:space="preserve"> Imóve</w:t>
      </w:r>
      <w:r w:rsidR="00D213E6" w:rsidRPr="00D11773">
        <w:rPr>
          <w:rFonts w:ascii="Arial" w:hAnsi="Arial" w:cs="Arial"/>
          <w:sz w:val="22"/>
          <w:szCs w:val="22"/>
        </w:rPr>
        <w:t>is</w:t>
      </w:r>
      <w:r w:rsidR="00B80985" w:rsidRPr="00D11773">
        <w:rPr>
          <w:rFonts w:ascii="Arial" w:hAnsi="Arial" w:cs="Arial"/>
          <w:sz w:val="22"/>
          <w:szCs w:val="22"/>
        </w:rPr>
        <w:t xml:space="preserve">, será devida uma multa adicional não compensatória à Comodante no valor de R$ </w:t>
      </w:r>
      <w:r w:rsidR="00D213E6" w:rsidRPr="00D11773">
        <w:rPr>
          <w:rFonts w:ascii="Arial" w:hAnsi="Arial" w:cs="Arial"/>
          <w:sz w:val="22"/>
          <w:szCs w:val="22"/>
        </w:rPr>
        <w:t>[</w:t>
      </w:r>
      <w:r w:rsidR="00D11773" w:rsidRPr="00D11773">
        <w:rPr>
          <w:rFonts w:ascii="Arial" w:hAnsi="Arial" w:cs="Arial"/>
          <w:sz w:val="22"/>
          <w:szCs w:val="22"/>
          <w:highlight w:val="lightGray"/>
        </w:rPr>
        <w:t>==</w:t>
      </w:r>
      <w:r w:rsidR="00D11773" w:rsidRPr="00863C41">
        <w:rPr>
          <w:rFonts w:ascii="Arial" w:hAnsi="Arial" w:cs="Arial"/>
          <w:sz w:val="22"/>
          <w:szCs w:val="22"/>
        </w:rPr>
        <w:t>]</w:t>
      </w:r>
      <w:r w:rsidR="00B80985" w:rsidRPr="00863C41">
        <w:rPr>
          <w:rFonts w:ascii="Arial" w:hAnsi="Arial" w:cs="Arial"/>
          <w:sz w:val="22"/>
          <w:szCs w:val="22"/>
        </w:rPr>
        <w:t xml:space="preserve"> (</w:t>
      </w:r>
      <w:r w:rsidR="00D11773" w:rsidRPr="00863C41">
        <w:rPr>
          <w:rFonts w:ascii="Arial" w:hAnsi="Arial" w:cs="Arial"/>
          <w:sz w:val="22"/>
          <w:szCs w:val="22"/>
        </w:rPr>
        <w:t>[</w:t>
      </w:r>
      <w:r w:rsidR="00D11773" w:rsidRPr="00D11773">
        <w:rPr>
          <w:rFonts w:ascii="Arial" w:hAnsi="Arial" w:cs="Arial"/>
          <w:sz w:val="22"/>
          <w:szCs w:val="22"/>
          <w:highlight w:val="lightGray"/>
        </w:rPr>
        <w:t>==</w:t>
      </w:r>
      <w:r w:rsidR="00D11773" w:rsidRPr="00863C41">
        <w:rPr>
          <w:rFonts w:ascii="Arial" w:hAnsi="Arial" w:cs="Arial"/>
          <w:sz w:val="22"/>
          <w:szCs w:val="22"/>
        </w:rPr>
        <w:t>] reais</w:t>
      </w:r>
      <w:r w:rsidR="00B80985" w:rsidRPr="00863C41">
        <w:rPr>
          <w:rFonts w:ascii="Arial" w:hAnsi="Arial" w:cs="Arial"/>
          <w:sz w:val="22"/>
          <w:szCs w:val="22"/>
        </w:rPr>
        <w:t>)</w:t>
      </w:r>
      <w:r w:rsidR="00D213E6" w:rsidRPr="00D11773">
        <w:rPr>
          <w:rFonts w:ascii="Arial" w:hAnsi="Arial" w:cs="Arial"/>
          <w:sz w:val="22"/>
          <w:szCs w:val="22"/>
        </w:rPr>
        <w:t>]</w:t>
      </w:r>
      <w:r w:rsidR="00B80985" w:rsidRPr="00D11773">
        <w:rPr>
          <w:rFonts w:ascii="Arial" w:hAnsi="Arial" w:cs="Arial"/>
          <w:sz w:val="22"/>
          <w:szCs w:val="22"/>
        </w:rPr>
        <w:t>, sem</w:t>
      </w:r>
      <w:r w:rsidR="00B80985" w:rsidRPr="006D4C3F">
        <w:rPr>
          <w:rFonts w:ascii="Arial" w:hAnsi="Arial" w:cs="Arial"/>
          <w:sz w:val="22"/>
          <w:szCs w:val="22"/>
        </w:rPr>
        <w:t xml:space="preserve"> prejuízo da continuidade da aplicação da Multa Diária. </w:t>
      </w:r>
    </w:p>
    <w:p w14:paraId="6FEBFBB5" w14:textId="4B244CC8" w:rsidR="00FB611F" w:rsidRPr="006D4C3F" w:rsidRDefault="004660EE" w:rsidP="006D4C3F">
      <w:pPr>
        <w:pStyle w:val="Ttulo4"/>
        <w:tabs>
          <w:tab w:val="left" w:pos="0"/>
          <w:tab w:val="left" w:pos="709"/>
        </w:tabs>
        <w:spacing w:after="240" w:line="340" w:lineRule="exact"/>
        <w:jc w:val="center"/>
        <w:rPr>
          <w:sz w:val="22"/>
          <w:szCs w:val="22"/>
        </w:rPr>
      </w:pPr>
      <w:r w:rsidRPr="006D4C3F">
        <w:rPr>
          <w:sz w:val="22"/>
          <w:szCs w:val="22"/>
        </w:rPr>
        <w:t>CLÁUSULA QUARTA</w:t>
      </w:r>
    </w:p>
    <w:p w14:paraId="16C7C9F2" w14:textId="68E33819" w:rsidR="004660EE" w:rsidRPr="006D4C3F" w:rsidRDefault="004660EE" w:rsidP="006D4C3F">
      <w:pPr>
        <w:pStyle w:val="Ttulo4"/>
        <w:tabs>
          <w:tab w:val="left" w:pos="0"/>
          <w:tab w:val="left" w:pos="709"/>
        </w:tabs>
        <w:spacing w:after="240" w:line="340" w:lineRule="exact"/>
        <w:jc w:val="center"/>
        <w:rPr>
          <w:sz w:val="22"/>
          <w:szCs w:val="22"/>
        </w:rPr>
      </w:pPr>
      <w:r w:rsidRPr="006D4C3F">
        <w:rPr>
          <w:sz w:val="22"/>
          <w:szCs w:val="22"/>
        </w:rPr>
        <w:t>DAS OBRIGAÇÕES DA COMODATÁRIA</w:t>
      </w:r>
    </w:p>
    <w:p w14:paraId="6EC09230" w14:textId="0E3F0505" w:rsidR="00465FC5" w:rsidRPr="006D4C3F" w:rsidRDefault="00465FC5" w:rsidP="006D4C3F">
      <w:pPr>
        <w:spacing w:after="240" w:line="340" w:lineRule="exact"/>
        <w:jc w:val="both"/>
        <w:rPr>
          <w:rFonts w:ascii="Arial" w:hAnsi="Arial" w:cs="Arial"/>
          <w:sz w:val="22"/>
          <w:szCs w:val="22"/>
        </w:rPr>
      </w:pPr>
      <w:r w:rsidRPr="006D4C3F">
        <w:rPr>
          <w:rFonts w:ascii="Arial" w:hAnsi="Arial" w:cs="Arial"/>
          <w:b/>
          <w:bCs/>
          <w:sz w:val="22"/>
          <w:szCs w:val="22"/>
        </w:rPr>
        <w:t>4.1.</w:t>
      </w:r>
      <w:r w:rsidRPr="006D4C3F">
        <w:rPr>
          <w:rFonts w:ascii="Arial" w:hAnsi="Arial" w:cs="Arial"/>
          <w:sz w:val="22"/>
          <w:szCs w:val="22"/>
        </w:rPr>
        <w:t xml:space="preserve"> </w:t>
      </w:r>
      <w:r w:rsidRPr="006D4C3F">
        <w:rPr>
          <w:rFonts w:ascii="Arial" w:hAnsi="Arial" w:cs="Arial"/>
          <w:sz w:val="22"/>
          <w:szCs w:val="22"/>
        </w:rPr>
        <w:tab/>
      </w:r>
      <w:r w:rsidRPr="006D4C3F">
        <w:rPr>
          <w:rFonts w:ascii="Arial" w:hAnsi="Arial" w:cs="Arial"/>
          <w:sz w:val="22"/>
          <w:szCs w:val="22"/>
          <w:u w:val="single"/>
        </w:rPr>
        <w:t>Obrigações da Comodatária</w:t>
      </w:r>
      <w:r w:rsidRPr="006D4C3F">
        <w:rPr>
          <w:rFonts w:ascii="Arial" w:hAnsi="Arial" w:cs="Arial"/>
          <w:sz w:val="22"/>
          <w:szCs w:val="22"/>
        </w:rPr>
        <w:t>. A Comodatária, neste ato, se obriga a:</w:t>
      </w:r>
    </w:p>
    <w:p w14:paraId="1CD0D779" w14:textId="635370A8" w:rsidR="004660EE" w:rsidRPr="006D4C3F" w:rsidRDefault="004660EE" w:rsidP="006D4C3F">
      <w:pPr>
        <w:spacing w:after="240" w:line="340" w:lineRule="exact"/>
        <w:jc w:val="both"/>
        <w:rPr>
          <w:rFonts w:ascii="Arial" w:hAnsi="Arial" w:cs="Arial"/>
          <w:sz w:val="22"/>
          <w:szCs w:val="22"/>
        </w:rPr>
      </w:pPr>
      <w:r w:rsidRPr="006D4C3F">
        <w:rPr>
          <w:rFonts w:ascii="Arial" w:hAnsi="Arial" w:cs="Arial"/>
          <w:sz w:val="22"/>
          <w:szCs w:val="22"/>
        </w:rPr>
        <w:t>4.1</w:t>
      </w:r>
      <w:r w:rsidR="00252B1E" w:rsidRPr="006D4C3F">
        <w:rPr>
          <w:rFonts w:ascii="Arial" w:hAnsi="Arial" w:cs="Arial"/>
          <w:sz w:val="22"/>
          <w:szCs w:val="22"/>
        </w:rPr>
        <w:t>.</w:t>
      </w:r>
      <w:r w:rsidR="00465FC5" w:rsidRPr="006D4C3F">
        <w:rPr>
          <w:rFonts w:ascii="Arial" w:hAnsi="Arial" w:cs="Arial"/>
          <w:sz w:val="22"/>
          <w:szCs w:val="22"/>
        </w:rPr>
        <w:t>1.</w:t>
      </w:r>
      <w:r w:rsidR="00252B1E" w:rsidRPr="006D4C3F">
        <w:rPr>
          <w:rFonts w:ascii="Arial" w:hAnsi="Arial" w:cs="Arial"/>
          <w:sz w:val="22"/>
          <w:szCs w:val="22"/>
        </w:rPr>
        <w:tab/>
      </w:r>
      <w:r w:rsidRPr="006D4C3F">
        <w:rPr>
          <w:rFonts w:ascii="Arial" w:hAnsi="Arial" w:cs="Arial"/>
          <w:sz w:val="22"/>
          <w:szCs w:val="22"/>
        </w:rPr>
        <w:t xml:space="preserve">Responsabilizar-se pelo uso adequado </w:t>
      </w:r>
      <w:r w:rsidR="0000050F" w:rsidRPr="006D4C3F">
        <w:rPr>
          <w:rFonts w:ascii="Arial" w:hAnsi="Arial" w:cs="Arial"/>
          <w:sz w:val="22"/>
          <w:szCs w:val="22"/>
        </w:rPr>
        <w:t>dos Imóveis</w:t>
      </w:r>
      <w:r w:rsidR="00C759AD" w:rsidRPr="006D4C3F">
        <w:rPr>
          <w:rFonts w:ascii="Arial" w:hAnsi="Arial" w:cs="Arial"/>
          <w:sz w:val="22"/>
          <w:szCs w:val="22"/>
        </w:rPr>
        <w:t xml:space="preserve">, </w:t>
      </w:r>
      <w:r w:rsidRPr="006D4C3F">
        <w:rPr>
          <w:rFonts w:ascii="Arial" w:hAnsi="Arial" w:cs="Arial"/>
          <w:sz w:val="22"/>
          <w:szCs w:val="22"/>
        </w:rPr>
        <w:t>bem como mantê-l</w:t>
      </w:r>
      <w:r w:rsidR="0000050F" w:rsidRPr="006D4C3F">
        <w:rPr>
          <w:rFonts w:ascii="Arial" w:hAnsi="Arial" w:cs="Arial"/>
          <w:sz w:val="22"/>
          <w:szCs w:val="22"/>
        </w:rPr>
        <w:t>o</w:t>
      </w:r>
      <w:r w:rsidR="005E596D" w:rsidRPr="006D4C3F">
        <w:rPr>
          <w:rFonts w:ascii="Arial" w:hAnsi="Arial" w:cs="Arial"/>
          <w:sz w:val="22"/>
          <w:szCs w:val="22"/>
        </w:rPr>
        <w:t>s</w:t>
      </w:r>
      <w:r w:rsidRPr="006D4C3F">
        <w:rPr>
          <w:rFonts w:ascii="Arial" w:hAnsi="Arial" w:cs="Arial"/>
          <w:sz w:val="22"/>
          <w:szCs w:val="22"/>
        </w:rPr>
        <w:t xml:space="preserve"> a salvo de dano por má utilização, obrigando-se, por fim, a devolvê-l</w:t>
      </w:r>
      <w:r w:rsidR="0000050F" w:rsidRPr="006D4C3F">
        <w:rPr>
          <w:rFonts w:ascii="Arial" w:hAnsi="Arial" w:cs="Arial"/>
          <w:sz w:val="22"/>
          <w:szCs w:val="22"/>
        </w:rPr>
        <w:t>o</w:t>
      </w:r>
      <w:r w:rsidR="005E596D" w:rsidRPr="006D4C3F">
        <w:rPr>
          <w:rFonts w:ascii="Arial" w:hAnsi="Arial" w:cs="Arial"/>
          <w:sz w:val="22"/>
          <w:szCs w:val="22"/>
        </w:rPr>
        <w:t>s</w:t>
      </w:r>
      <w:r w:rsidRPr="006D4C3F">
        <w:rPr>
          <w:rFonts w:ascii="Arial" w:hAnsi="Arial" w:cs="Arial"/>
          <w:sz w:val="22"/>
          <w:szCs w:val="22"/>
        </w:rPr>
        <w:t xml:space="preserve"> a </w:t>
      </w:r>
      <w:r w:rsidR="005E596D" w:rsidRPr="006D4C3F">
        <w:rPr>
          <w:rFonts w:ascii="Arial" w:hAnsi="Arial" w:cs="Arial"/>
          <w:sz w:val="22"/>
          <w:szCs w:val="22"/>
        </w:rPr>
        <w:t>Comodante</w:t>
      </w:r>
      <w:r w:rsidRPr="006D4C3F">
        <w:rPr>
          <w:rFonts w:ascii="Arial" w:hAnsi="Arial" w:cs="Arial"/>
          <w:sz w:val="22"/>
          <w:szCs w:val="22"/>
        </w:rPr>
        <w:t xml:space="preserve"> ao final do presente </w:t>
      </w:r>
      <w:r w:rsidR="003B4316" w:rsidRPr="006D4C3F">
        <w:rPr>
          <w:rFonts w:ascii="Arial" w:hAnsi="Arial" w:cs="Arial"/>
          <w:sz w:val="22"/>
          <w:szCs w:val="22"/>
        </w:rPr>
        <w:t>Contrato</w:t>
      </w:r>
      <w:r w:rsidRPr="006D4C3F">
        <w:rPr>
          <w:rFonts w:ascii="Arial" w:hAnsi="Arial" w:cs="Arial"/>
          <w:sz w:val="22"/>
          <w:szCs w:val="22"/>
        </w:rPr>
        <w:t>, em perfeito estado de uso e conservação, excetuados os desgastes naturais de tempo de uso.</w:t>
      </w:r>
    </w:p>
    <w:p w14:paraId="4265EFB1" w14:textId="672BDD3B" w:rsidR="004660EE" w:rsidRPr="006D4C3F" w:rsidRDefault="004660EE" w:rsidP="006D4C3F">
      <w:pPr>
        <w:pStyle w:val="Corpodetexto3"/>
        <w:spacing w:after="240" w:line="340" w:lineRule="exact"/>
        <w:rPr>
          <w:sz w:val="22"/>
          <w:szCs w:val="22"/>
        </w:rPr>
      </w:pPr>
      <w:r w:rsidRPr="006D4C3F">
        <w:rPr>
          <w:sz w:val="22"/>
          <w:szCs w:val="22"/>
        </w:rPr>
        <w:lastRenderedPageBreak/>
        <w:t>4.</w:t>
      </w:r>
      <w:r w:rsidR="0066053F" w:rsidRPr="006D4C3F">
        <w:rPr>
          <w:sz w:val="22"/>
          <w:szCs w:val="22"/>
        </w:rPr>
        <w:t>1.</w:t>
      </w:r>
      <w:r w:rsidRPr="006D4C3F">
        <w:rPr>
          <w:sz w:val="22"/>
          <w:szCs w:val="22"/>
        </w:rPr>
        <w:t>2</w:t>
      </w:r>
      <w:r w:rsidR="00252B1E" w:rsidRPr="006D4C3F">
        <w:rPr>
          <w:sz w:val="22"/>
          <w:szCs w:val="22"/>
        </w:rPr>
        <w:t>.</w:t>
      </w:r>
      <w:r w:rsidR="00252B1E" w:rsidRPr="006D4C3F">
        <w:rPr>
          <w:sz w:val="22"/>
          <w:szCs w:val="22"/>
        </w:rPr>
        <w:tab/>
      </w:r>
      <w:r w:rsidRPr="006D4C3F">
        <w:rPr>
          <w:sz w:val="22"/>
          <w:szCs w:val="22"/>
        </w:rPr>
        <w:t xml:space="preserve">Conservar, às suas exclusivas expensas, como se </w:t>
      </w:r>
      <w:r w:rsidR="0000050F" w:rsidRPr="006D4C3F">
        <w:rPr>
          <w:sz w:val="22"/>
          <w:szCs w:val="22"/>
        </w:rPr>
        <w:t>seus</w:t>
      </w:r>
      <w:r w:rsidRPr="006D4C3F">
        <w:rPr>
          <w:sz w:val="22"/>
          <w:szCs w:val="22"/>
        </w:rPr>
        <w:t xml:space="preserve"> fosse</w:t>
      </w:r>
      <w:r w:rsidR="00F83C5C" w:rsidRPr="006D4C3F">
        <w:rPr>
          <w:sz w:val="22"/>
          <w:szCs w:val="22"/>
        </w:rPr>
        <w:t>m</w:t>
      </w:r>
      <w:r w:rsidRPr="006D4C3F">
        <w:rPr>
          <w:sz w:val="22"/>
          <w:szCs w:val="22"/>
        </w:rPr>
        <w:t xml:space="preserve">, </w:t>
      </w:r>
      <w:r w:rsidR="0000050F" w:rsidRPr="006D4C3F">
        <w:rPr>
          <w:sz w:val="22"/>
          <w:szCs w:val="22"/>
        </w:rPr>
        <w:t>os Imóveis</w:t>
      </w:r>
      <w:r w:rsidRPr="006D4C3F">
        <w:rPr>
          <w:sz w:val="22"/>
          <w:szCs w:val="22"/>
        </w:rPr>
        <w:t>, não podendo usá-l</w:t>
      </w:r>
      <w:r w:rsidR="0000050F" w:rsidRPr="006D4C3F">
        <w:rPr>
          <w:sz w:val="22"/>
          <w:szCs w:val="22"/>
        </w:rPr>
        <w:t>o</w:t>
      </w:r>
      <w:r w:rsidR="0066053F" w:rsidRPr="006D4C3F">
        <w:rPr>
          <w:sz w:val="22"/>
          <w:szCs w:val="22"/>
        </w:rPr>
        <w:t>s</w:t>
      </w:r>
      <w:r w:rsidRPr="006D4C3F">
        <w:rPr>
          <w:sz w:val="22"/>
          <w:szCs w:val="22"/>
        </w:rPr>
        <w:t xml:space="preserve"> senão de acordo com a sua natureza e condições deste Contrato, sob pena de imediata rescisão e devolução </w:t>
      </w:r>
      <w:r w:rsidR="0000050F" w:rsidRPr="006D4C3F">
        <w:rPr>
          <w:sz w:val="22"/>
          <w:szCs w:val="22"/>
        </w:rPr>
        <w:t>dos</w:t>
      </w:r>
      <w:r w:rsidRPr="006D4C3F">
        <w:rPr>
          <w:sz w:val="22"/>
          <w:szCs w:val="22"/>
        </w:rPr>
        <w:t xml:space="preserve"> </w:t>
      </w:r>
      <w:r w:rsidR="0000050F" w:rsidRPr="006D4C3F">
        <w:rPr>
          <w:sz w:val="22"/>
          <w:szCs w:val="22"/>
        </w:rPr>
        <w:t>mesmos</w:t>
      </w:r>
      <w:r w:rsidRPr="006D4C3F">
        <w:rPr>
          <w:sz w:val="22"/>
          <w:szCs w:val="22"/>
        </w:rPr>
        <w:t>, sem prejuízo de perdas e danos que seus atos</w:t>
      </w:r>
      <w:r w:rsidR="00B63CBA" w:rsidRPr="006D4C3F">
        <w:rPr>
          <w:sz w:val="22"/>
          <w:szCs w:val="22"/>
        </w:rPr>
        <w:t>, ou de terceiros a quem tenha</w:t>
      </w:r>
      <w:r w:rsidR="002F58F3" w:rsidRPr="006D4C3F">
        <w:rPr>
          <w:sz w:val="22"/>
          <w:szCs w:val="22"/>
        </w:rPr>
        <w:t xml:space="preserve"> confiado,</w:t>
      </w:r>
      <w:r w:rsidRPr="006D4C3F">
        <w:rPr>
          <w:sz w:val="22"/>
          <w:szCs w:val="22"/>
        </w:rPr>
        <w:t xml:space="preserve"> eventualmente ocasionarem à </w:t>
      </w:r>
      <w:r w:rsidR="0066053F" w:rsidRPr="006D4C3F">
        <w:rPr>
          <w:sz w:val="22"/>
          <w:szCs w:val="22"/>
        </w:rPr>
        <w:t>Comodante</w:t>
      </w:r>
      <w:r w:rsidR="002F58F3" w:rsidRPr="006D4C3F">
        <w:rPr>
          <w:sz w:val="22"/>
          <w:szCs w:val="22"/>
        </w:rPr>
        <w:t>.</w:t>
      </w:r>
    </w:p>
    <w:p w14:paraId="3EDED2BE" w14:textId="296397C9" w:rsidR="00B94237" w:rsidRPr="006D4C3F" w:rsidRDefault="0025343E" w:rsidP="006D4C3F">
      <w:pPr>
        <w:pStyle w:val="Corpodetexto3"/>
        <w:spacing w:after="240" w:line="340" w:lineRule="exact"/>
        <w:rPr>
          <w:sz w:val="22"/>
          <w:szCs w:val="22"/>
        </w:rPr>
      </w:pPr>
      <w:r w:rsidRPr="006D4C3F">
        <w:rPr>
          <w:sz w:val="22"/>
          <w:szCs w:val="22"/>
        </w:rPr>
        <w:t>4.1.3.</w:t>
      </w:r>
      <w:r w:rsidRPr="006D4C3F">
        <w:rPr>
          <w:sz w:val="22"/>
          <w:szCs w:val="22"/>
        </w:rPr>
        <w:tab/>
      </w:r>
      <w:r w:rsidR="002F58F3" w:rsidRPr="006D4C3F">
        <w:rPr>
          <w:sz w:val="22"/>
          <w:szCs w:val="22"/>
        </w:rPr>
        <w:t xml:space="preserve">Proteger </w:t>
      </w:r>
      <w:r w:rsidR="00942487" w:rsidRPr="006D4C3F">
        <w:rPr>
          <w:sz w:val="22"/>
          <w:szCs w:val="22"/>
        </w:rPr>
        <w:t>os Imóveis</w:t>
      </w:r>
      <w:r w:rsidR="00B94237" w:rsidRPr="006D4C3F">
        <w:rPr>
          <w:sz w:val="22"/>
          <w:szCs w:val="22"/>
        </w:rPr>
        <w:t xml:space="preserve"> de eventuais esbulhos de terceiro</w:t>
      </w:r>
      <w:r w:rsidRPr="006D4C3F">
        <w:rPr>
          <w:sz w:val="22"/>
          <w:szCs w:val="22"/>
        </w:rPr>
        <w:t>s</w:t>
      </w:r>
      <w:r w:rsidR="005D65BF" w:rsidRPr="006D4C3F">
        <w:rPr>
          <w:sz w:val="22"/>
          <w:szCs w:val="22"/>
        </w:rPr>
        <w:t>.</w:t>
      </w:r>
      <w:r w:rsidR="00B94237" w:rsidRPr="006D4C3F">
        <w:rPr>
          <w:sz w:val="22"/>
          <w:szCs w:val="22"/>
        </w:rPr>
        <w:t xml:space="preserve"> </w:t>
      </w:r>
    </w:p>
    <w:p w14:paraId="2A67BEC4" w14:textId="77777777" w:rsidR="00146503" w:rsidRPr="006D4C3F" w:rsidRDefault="004660EE" w:rsidP="006D4C3F">
      <w:pPr>
        <w:spacing w:after="240" w:line="340" w:lineRule="exact"/>
        <w:jc w:val="both"/>
        <w:rPr>
          <w:rFonts w:ascii="Arial" w:hAnsi="Arial" w:cs="Arial"/>
          <w:sz w:val="22"/>
          <w:szCs w:val="22"/>
        </w:rPr>
      </w:pPr>
      <w:r w:rsidRPr="006D4C3F">
        <w:rPr>
          <w:rFonts w:ascii="Arial" w:hAnsi="Arial" w:cs="Arial"/>
          <w:sz w:val="22"/>
          <w:szCs w:val="22"/>
        </w:rPr>
        <w:t>4.</w:t>
      </w:r>
      <w:r w:rsidR="0066053F" w:rsidRPr="006D4C3F">
        <w:rPr>
          <w:rFonts w:ascii="Arial" w:hAnsi="Arial" w:cs="Arial"/>
          <w:sz w:val="22"/>
          <w:szCs w:val="22"/>
        </w:rPr>
        <w:t>1.</w:t>
      </w:r>
      <w:r w:rsidR="005D65BF" w:rsidRPr="006D4C3F">
        <w:rPr>
          <w:rFonts w:ascii="Arial" w:hAnsi="Arial" w:cs="Arial"/>
          <w:sz w:val="22"/>
          <w:szCs w:val="22"/>
        </w:rPr>
        <w:t>4</w:t>
      </w:r>
      <w:r w:rsidR="00252B1E" w:rsidRPr="006D4C3F">
        <w:rPr>
          <w:rFonts w:ascii="Arial" w:hAnsi="Arial" w:cs="Arial"/>
          <w:sz w:val="22"/>
          <w:szCs w:val="22"/>
        </w:rPr>
        <w:t>.</w:t>
      </w:r>
      <w:r w:rsidR="005D65BF" w:rsidRPr="006D4C3F">
        <w:rPr>
          <w:rFonts w:ascii="Arial" w:hAnsi="Arial" w:cs="Arial"/>
          <w:sz w:val="22"/>
          <w:szCs w:val="22"/>
        </w:rPr>
        <w:tab/>
      </w:r>
      <w:r w:rsidR="00EE542D" w:rsidRPr="006D4C3F">
        <w:rPr>
          <w:rFonts w:ascii="Arial" w:hAnsi="Arial" w:cs="Arial"/>
          <w:sz w:val="22"/>
          <w:szCs w:val="22"/>
        </w:rPr>
        <w:t xml:space="preserve">Responsabiliza-se, por si e pelas empresas por ela contratadas, pelos danos causados à Comodante e a terceiros, respondendo pelos prejuízos materiais advindos durante toda a vigência do Contrato, estando a Comodante totalmente isenta de quaisquer responsabilidades cíveis, criminais ou trabalhistas oriundas de ato ou omissão da </w:t>
      </w:r>
      <w:r w:rsidR="00146503" w:rsidRPr="006D4C3F">
        <w:rPr>
          <w:rFonts w:ascii="Arial" w:hAnsi="Arial" w:cs="Arial"/>
          <w:sz w:val="22"/>
          <w:szCs w:val="22"/>
        </w:rPr>
        <w:t>Comodatária</w:t>
      </w:r>
      <w:r w:rsidR="00EE542D" w:rsidRPr="006D4C3F">
        <w:rPr>
          <w:rFonts w:ascii="Arial" w:hAnsi="Arial" w:cs="Arial"/>
          <w:sz w:val="22"/>
          <w:szCs w:val="22"/>
        </w:rPr>
        <w:t xml:space="preserve"> e de seus prepostos.</w:t>
      </w:r>
      <w:r w:rsidR="00146503" w:rsidRPr="006D4C3F">
        <w:rPr>
          <w:rFonts w:ascii="Arial" w:hAnsi="Arial" w:cs="Arial"/>
          <w:sz w:val="22"/>
          <w:szCs w:val="22"/>
        </w:rPr>
        <w:t xml:space="preserve"> </w:t>
      </w:r>
    </w:p>
    <w:p w14:paraId="05D0D59B" w14:textId="79C44F8C" w:rsidR="004660EE" w:rsidRPr="006D4C3F" w:rsidRDefault="00146503" w:rsidP="006D4C3F">
      <w:pPr>
        <w:spacing w:after="240" w:line="340" w:lineRule="exact"/>
        <w:jc w:val="both"/>
        <w:rPr>
          <w:rFonts w:ascii="Arial" w:hAnsi="Arial" w:cs="Arial"/>
          <w:sz w:val="22"/>
          <w:szCs w:val="22"/>
        </w:rPr>
      </w:pPr>
      <w:r w:rsidRPr="006D4C3F">
        <w:rPr>
          <w:rFonts w:ascii="Arial" w:hAnsi="Arial" w:cs="Arial"/>
          <w:sz w:val="22"/>
          <w:szCs w:val="22"/>
        </w:rPr>
        <w:t>4.1.5.</w:t>
      </w:r>
      <w:r w:rsidRPr="006D4C3F">
        <w:rPr>
          <w:rFonts w:ascii="Arial" w:hAnsi="Arial" w:cs="Arial"/>
          <w:sz w:val="22"/>
          <w:szCs w:val="22"/>
        </w:rPr>
        <w:tab/>
      </w:r>
      <w:r w:rsidR="004660EE" w:rsidRPr="006D4C3F">
        <w:rPr>
          <w:rFonts w:ascii="Arial" w:hAnsi="Arial" w:cs="Arial"/>
          <w:sz w:val="22"/>
          <w:szCs w:val="22"/>
        </w:rPr>
        <w:t xml:space="preserve">Assumir expressamente a responsabilidade por todo e qualquer dano ocasionado </w:t>
      </w:r>
      <w:r w:rsidR="00942487" w:rsidRPr="006D4C3F">
        <w:rPr>
          <w:rFonts w:ascii="Arial" w:hAnsi="Arial" w:cs="Arial"/>
          <w:sz w:val="22"/>
          <w:szCs w:val="22"/>
        </w:rPr>
        <w:t>aos ou nos</w:t>
      </w:r>
      <w:r w:rsidR="004660EE" w:rsidRPr="006D4C3F">
        <w:rPr>
          <w:rFonts w:ascii="Arial" w:hAnsi="Arial" w:cs="Arial"/>
          <w:sz w:val="22"/>
          <w:szCs w:val="22"/>
        </w:rPr>
        <w:t xml:space="preserve"> </w:t>
      </w:r>
      <w:r w:rsidR="00942487" w:rsidRPr="006D4C3F">
        <w:rPr>
          <w:rFonts w:ascii="Arial" w:hAnsi="Arial" w:cs="Arial"/>
          <w:sz w:val="22"/>
          <w:szCs w:val="22"/>
        </w:rPr>
        <w:t xml:space="preserve">Imóveis </w:t>
      </w:r>
      <w:r w:rsidR="004660EE" w:rsidRPr="006D4C3F">
        <w:rPr>
          <w:rFonts w:ascii="Arial" w:hAnsi="Arial" w:cs="Arial"/>
          <w:sz w:val="22"/>
          <w:szCs w:val="22"/>
        </w:rPr>
        <w:t xml:space="preserve">durante </w:t>
      </w:r>
      <w:r w:rsidR="00647A80" w:rsidRPr="006D4C3F">
        <w:rPr>
          <w:rFonts w:ascii="Arial" w:hAnsi="Arial" w:cs="Arial"/>
          <w:sz w:val="22"/>
          <w:szCs w:val="22"/>
        </w:rPr>
        <w:t>a vigência deste Contrato</w:t>
      </w:r>
      <w:r w:rsidR="005D65BF" w:rsidRPr="006D4C3F">
        <w:rPr>
          <w:rFonts w:ascii="Arial" w:hAnsi="Arial" w:cs="Arial"/>
          <w:sz w:val="22"/>
          <w:szCs w:val="22"/>
        </w:rPr>
        <w:t>,</w:t>
      </w:r>
      <w:r w:rsidR="00FC6482" w:rsidRPr="006D4C3F">
        <w:rPr>
          <w:rFonts w:ascii="Arial" w:hAnsi="Arial" w:cs="Arial"/>
          <w:sz w:val="22"/>
          <w:szCs w:val="22"/>
        </w:rPr>
        <w:t xml:space="preserve"> ainda que possa atribui-lo a caso fortuito ou força maior</w:t>
      </w:r>
      <w:r w:rsidR="005D65BF" w:rsidRPr="006D4C3F">
        <w:rPr>
          <w:rFonts w:ascii="Arial" w:hAnsi="Arial" w:cs="Arial"/>
          <w:sz w:val="22"/>
          <w:szCs w:val="22"/>
        </w:rPr>
        <w:t>.</w:t>
      </w:r>
      <w:r w:rsidR="00CF657A" w:rsidRPr="006D4C3F">
        <w:rPr>
          <w:rFonts w:ascii="Arial" w:hAnsi="Arial" w:cs="Arial"/>
          <w:sz w:val="22"/>
          <w:szCs w:val="22"/>
        </w:rPr>
        <w:t xml:space="preserve"> </w:t>
      </w:r>
    </w:p>
    <w:p w14:paraId="2B90C2DD" w14:textId="7DB0DB73" w:rsidR="009E5FA9" w:rsidRPr="006D4C3F" w:rsidRDefault="005D65BF" w:rsidP="006D4C3F">
      <w:pPr>
        <w:spacing w:after="240" w:line="340" w:lineRule="exact"/>
        <w:jc w:val="both"/>
        <w:rPr>
          <w:rFonts w:ascii="Arial" w:hAnsi="Arial" w:cs="Arial"/>
          <w:sz w:val="22"/>
          <w:szCs w:val="22"/>
        </w:rPr>
      </w:pPr>
      <w:r w:rsidRPr="006D4C3F">
        <w:rPr>
          <w:rFonts w:ascii="Arial" w:hAnsi="Arial" w:cs="Arial"/>
          <w:sz w:val="22"/>
          <w:szCs w:val="22"/>
        </w:rPr>
        <w:t>4.1.</w:t>
      </w:r>
      <w:r w:rsidR="00146503" w:rsidRPr="006D4C3F">
        <w:rPr>
          <w:rFonts w:ascii="Arial" w:hAnsi="Arial" w:cs="Arial"/>
          <w:sz w:val="22"/>
          <w:szCs w:val="22"/>
        </w:rPr>
        <w:t>6</w:t>
      </w:r>
      <w:r w:rsidRPr="006D4C3F">
        <w:rPr>
          <w:rFonts w:ascii="Arial" w:hAnsi="Arial" w:cs="Arial"/>
          <w:sz w:val="22"/>
          <w:szCs w:val="22"/>
        </w:rPr>
        <w:t>.</w:t>
      </w:r>
      <w:r w:rsidRPr="006D4C3F">
        <w:rPr>
          <w:rFonts w:ascii="Arial" w:hAnsi="Arial" w:cs="Arial"/>
          <w:sz w:val="22"/>
          <w:szCs w:val="22"/>
        </w:rPr>
        <w:tab/>
      </w:r>
      <w:r w:rsidR="009E5FA9" w:rsidRPr="006D4C3F">
        <w:rPr>
          <w:rFonts w:ascii="Arial" w:hAnsi="Arial" w:cs="Arial"/>
          <w:sz w:val="22"/>
          <w:szCs w:val="22"/>
        </w:rPr>
        <w:t>Abster-se de alugar, ceder</w:t>
      </w:r>
      <w:r w:rsidR="000D5070" w:rsidRPr="006D4C3F">
        <w:rPr>
          <w:rFonts w:ascii="Arial" w:hAnsi="Arial" w:cs="Arial"/>
          <w:sz w:val="22"/>
          <w:szCs w:val="22"/>
        </w:rPr>
        <w:t>, transferir</w:t>
      </w:r>
      <w:r w:rsidR="009E5FA9" w:rsidRPr="006D4C3F">
        <w:rPr>
          <w:rFonts w:ascii="Arial" w:hAnsi="Arial" w:cs="Arial"/>
          <w:sz w:val="22"/>
          <w:szCs w:val="22"/>
        </w:rPr>
        <w:t xml:space="preserve"> ou emprestar </w:t>
      </w:r>
      <w:r w:rsidR="00942487" w:rsidRPr="006D4C3F">
        <w:rPr>
          <w:rFonts w:ascii="Arial" w:hAnsi="Arial" w:cs="Arial"/>
          <w:sz w:val="22"/>
          <w:szCs w:val="22"/>
        </w:rPr>
        <w:t>os Imóveis</w:t>
      </w:r>
      <w:r w:rsidR="00294AE9" w:rsidRPr="006D4C3F">
        <w:rPr>
          <w:rFonts w:ascii="Arial" w:hAnsi="Arial" w:cs="Arial"/>
          <w:sz w:val="22"/>
          <w:szCs w:val="22"/>
        </w:rPr>
        <w:t>, no todo ou em parte,</w:t>
      </w:r>
      <w:r w:rsidR="00075709" w:rsidRPr="006D4C3F">
        <w:rPr>
          <w:rFonts w:ascii="Arial" w:hAnsi="Arial" w:cs="Arial"/>
          <w:sz w:val="22"/>
          <w:szCs w:val="22"/>
        </w:rPr>
        <w:t xml:space="preserve"> </w:t>
      </w:r>
      <w:r w:rsidR="009E5FA9" w:rsidRPr="006D4C3F">
        <w:rPr>
          <w:rFonts w:ascii="Arial" w:hAnsi="Arial" w:cs="Arial"/>
          <w:sz w:val="22"/>
          <w:szCs w:val="22"/>
        </w:rPr>
        <w:t>a qualquer título, a terceiro</w:t>
      </w:r>
      <w:r w:rsidR="00294AE9" w:rsidRPr="006D4C3F">
        <w:rPr>
          <w:rFonts w:ascii="Arial" w:hAnsi="Arial" w:cs="Arial"/>
          <w:sz w:val="22"/>
          <w:szCs w:val="22"/>
        </w:rPr>
        <w:t xml:space="preserve">, </w:t>
      </w:r>
      <w:r w:rsidR="000D5070" w:rsidRPr="006D4C3F">
        <w:rPr>
          <w:rFonts w:ascii="Arial" w:hAnsi="Arial" w:cs="Arial"/>
          <w:sz w:val="22"/>
          <w:szCs w:val="22"/>
        </w:rPr>
        <w:t>independente de notificação</w:t>
      </w:r>
      <w:r w:rsidR="00294AE9" w:rsidRPr="006D4C3F">
        <w:rPr>
          <w:rFonts w:ascii="Arial" w:hAnsi="Arial" w:cs="Arial"/>
          <w:sz w:val="22"/>
          <w:szCs w:val="22"/>
        </w:rPr>
        <w:t xml:space="preserve"> à Comodante</w:t>
      </w:r>
      <w:r w:rsidR="000D5070" w:rsidRPr="006D4C3F">
        <w:rPr>
          <w:rFonts w:ascii="Arial" w:hAnsi="Arial" w:cs="Arial"/>
          <w:sz w:val="22"/>
          <w:szCs w:val="22"/>
        </w:rPr>
        <w:t xml:space="preserve">, exceto mediante prévia e expressa autorização da </w:t>
      </w:r>
      <w:r w:rsidR="00294AE9" w:rsidRPr="006D4C3F">
        <w:rPr>
          <w:rFonts w:ascii="Arial" w:hAnsi="Arial" w:cs="Arial"/>
          <w:sz w:val="22"/>
          <w:szCs w:val="22"/>
        </w:rPr>
        <w:t>Comodante</w:t>
      </w:r>
      <w:r w:rsidR="000D5070" w:rsidRPr="006D4C3F">
        <w:rPr>
          <w:rFonts w:ascii="Arial" w:hAnsi="Arial" w:cs="Arial"/>
          <w:sz w:val="22"/>
          <w:szCs w:val="22"/>
        </w:rPr>
        <w:t>.</w:t>
      </w:r>
    </w:p>
    <w:p w14:paraId="76E31813" w14:textId="193E4824" w:rsidR="004660EE" w:rsidRPr="006D4C3F" w:rsidRDefault="004660EE" w:rsidP="006D4C3F">
      <w:pPr>
        <w:spacing w:after="240" w:line="340" w:lineRule="exact"/>
        <w:jc w:val="both"/>
        <w:rPr>
          <w:rFonts w:ascii="Arial" w:hAnsi="Arial" w:cs="Arial"/>
          <w:sz w:val="22"/>
          <w:szCs w:val="22"/>
        </w:rPr>
      </w:pPr>
      <w:r w:rsidRPr="006D4C3F">
        <w:rPr>
          <w:rFonts w:ascii="Arial" w:hAnsi="Arial" w:cs="Arial"/>
          <w:sz w:val="22"/>
          <w:szCs w:val="22"/>
        </w:rPr>
        <w:t>4.</w:t>
      </w:r>
      <w:r w:rsidR="00A950E9" w:rsidRPr="006D4C3F">
        <w:rPr>
          <w:rFonts w:ascii="Arial" w:hAnsi="Arial" w:cs="Arial"/>
          <w:sz w:val="22"/>
          <w:szCs w:val="22"/>
        </w:rPr>
        <w:t>1.</w:t>
      </w:r>
      <w:r w:rsidR="00146503" w:rsidRPr="006D4C3F">
        <w:rPr>
          <w:rFonts w:ascii="Arial" w:hAnsi="Arial" w:cs="Arial"/>
          <w:sz w:val="22"/>
          <w:szCs w:val="22"/>
        </w:rPr>
        <w:t>7</w:t>
      </w:r>
      <w:r w:rsidR="00252B1E" w:rsidRPr="006D4C3F">
        <w:rPr>
          <w:rFonts w:ascii="Arial" w:hAnsi="Arial" w:cs="Arial"/>
          <w:sz w:val="22"/>
          <w:szCs w:val="22"/>
        </w:rPr>
        <w:t>.</w:t>
      </w:r>
      <w:r w:rsidR="00252B1E" w:rsidRPr="006D4C3F">
        <w:rPr>
          <w:rFonts w:ascii="Arial" w:hAnsi="Arial" w:cs="Arial"/>
          <w:sz w:val="22"/>
          <w:szCs w:val="22"/>
        </w:rPr>
        <w:tab/>
      </w:r>
      <w:r w:rsidRPr="006D4C3F">
        <w:rPr>
          <w:rFonts w:ascii="Arial" w:hAnsi="Arial" w:cs="Arial"/>
          <w:sz w:val="22"/>
          <w:szCs w:val="22"/>
        </w:rPr>
        <w:t xml:space="preserve">Entregar imediatamente à </w:t>
      </w:r>
      <w:r w:rsidR="00F25794" w:rsidRPr="006D4C3F">
        <w:rPr>
          <w:rFonts w:ascii="Arial" w:hAnsi="Arial" w:cs="Arial"/>
          <w:sz w:val="22"/>
          <w:szCs w:val="22"/>
        </w:rPr>
        <w:t>Comodante</w:t>
      </w:r>
      <w:r w:rsidRPr="006D4C3F">
        <w:rPr>
          <w:rFonts w:ascii="Arial" w:hAnsi="Arial" w:cs="Arial"/>
          <w:sz w:val="22"/>
          <w:szCs w:val="22"/>
        </w:rPr>
        <w:t xml:space="preserve"> todos os documentos, multas, intimações, lançamentos e/ou exigências das </w:t>
      </w:r>
      <w:r w:rsidR="00904CE4" w:rsidRPr="006D4C3F">
        <w:rPr>
          <w:rFonts w:ascii="Arial" w:hAnsi="Arial" w:cs="Arial"/>
          <w:sz w:val="22"/>
          <w:szCs w:val="22"/>
        </w:rPr>
        <w:t>A</w:t>
      </w:r>
      <w:r w:rsidRPr="006D4C3F">
        <w:rPr>
          <w:rFonts w:ascii="Arial" w:hAnsi="Arial" w:cs="Arial"/>
          <w:sz w:val="22"/>
          <w:szCs w:val="22"/>
        </w:rPr>
        <w:t xml:space="preserve">utoridades </w:t>
      </w:r>
      <w:r w:rsidR="00904CE4" w:rsidRPr="006D4C3F">
        <w:rPr>
          <w:rFonts w:ascii="Arial" w:hAnsi="Arial" w:cs="Arial"/>
          <w:sz w:val="22"/>
          <w:szCs w:val="22"/>
        </w:rPr>
        <w:t xml:space="preserve">Governamentais ou </w:t>
      </w:r>
      <w:r w:rsidRPr="006D4C3F">
        <w:rPr>
          <w:rFonts w:ascii="Arial" w:hAnsi="Arial" w:cs="Arial"/>
          <w:sz w:val="22"/>
          <w:szCs w:val="22"/>
        </w:rPr>
        <w:t>particulares, recebidas no</w:t>
      </w:r>
      <w:r w:rsidR="00A950E9" w:rsidRPr="006D4C3F">
        <w:rPr>
          <w:rFonts w:ascii="Arial" w:hAnsi="Arial" w:cs="Arial"/>
          <w:sz w:val="22"/>
          <w:szCs w:val="22"/>
        </w:rPr>
        <w:t>s</w:t>
      </w:r>
      <w:r w:rsidRPr="006D4C3F">
        <w:rPr>
          <w:rFonts w:ascii="Arial" w:hAnsi="Arial" w:cs="Arial"/>
          <w:sz w:val="22"/>
          <w:szCs w:val="22"/>
        </w:rPr>
        <w:t xml:space="preserve"> </w:t>
      </w:r>
      <w:r w:rsidR="00A950E9" w:rsidRPr="006D4C3F">
        <w:rPr>
          <w:rFonts w:ascii="Arial" w:hAnsi="Arial" w:cs="Arial"/>
          <w:sz w:val="22"/>
          <w:szCs w:val="22"/>
        </w:rPr>
        <w:t>Imóveis</w:t>
      </w:r>
      <w:r w:rsidRPr="006D4C3F">
        <w:rPr>
          <w:rFonts w:ascii="Arial" w:hAnsi="Arial" w:cs="Arial"/>
          <w:sz w:val="22"/>
          <w:szCs w:val="22"/>
        </w:rPr>
        <w:t xml:space="preserve"> em nome e </w:t>
      </w:r>
      <w:r w:rsidR="00F177D6" w:rsidRPr="006D4C3F">
        <w:rPr>
          <w:rFonts w:ascii="Arial" w:hAnsi="Arial" w:cs="Arial"/>
          <w:sz w:val="22"/>
          <w:szCs w:val="22"/>
        </w:rPr>
        <w:t>sob</w:t>
      </w:r>
      <w:r w:rsidRPr="006D4C3F">
        <w:rPr>
          <w:rFonts w:ascii="Arial" w:hAnsi="Arial" w:cs="Arial"/>
          <w:sz w:val="22"/>
          <w:szCs w:val="22"/>
        </w:rPr>
        <w:t xml:space="preserve"> responsabilidade da </w:t>
      </w:r>
      <w:r w:rsidR="00A950E9" w:rsidRPr="006D4C3F">
        <w:rPr>
          <w:rFonts w:ascii="Arial" w:hAnsi="Arial" w:cs="Arial"/>
          <w:sz w:val="22"/>
          <w:szCs w:val="22"/>
        </w:rPr>
        <w:t>Comodante</w:t>
      </w:r>
      <w:r w:rsidRPr="006D4C3F">
        <w:rPr>
          <w:rFonts w:ascii="Arial" w:hAnsi="Arial" w:cs="Arial"/>
          <w:sz w:val="22"/>
          <w:szCs w:val="22"/>
        </w:rPr>
        <w:t>, sob pena de responder pelos prejuízos causados pela sua desídia ou de seus prepostos.</w:t>
      </w:r>
    </w:p>
    <w:p w14:paraId="32313497" w14:textId="275A976D" w:rsidR="004660EE" w:rsidRPr="006D4C3F" w:rsidRDefault="004660EE" w:rsidP="006D4C3F">
      <w:pPr>
        <w:spacing w:after="240" w:line="340" w:lineRule="exact"/>
        <w:jc w:val="both"/>
        <w:rPr>
          <w:rFonts w:ascii="Arial" w:hAnsi="Arial" w:cs="Arial"/>
          <w:sz w:val="22"/>
          <w:szCs w:val="22"/>
        </w:rPr>
      </w:pPr>
      <w:r w:rsidRPr="006D4C3F">
        <w:rPr>
          <w:rFonts w:ascii="Arial" w:hAnsi="Arial" w:cs="Arial"/>
          <w:sz w:val="22"/>
          <w:szCs w:val="22"/>
        </w:rPr>
        <w:t>4.</w:t>
      </w:r>
      <w:r w:rsidR="00A950E9" w:rsidRPr="006D4C3F">
        <w:rPr>
          <w:rFonts w:ascii="Arial" w:hAnsi="Arial" w:cs="Arial"/>
          <w:sz w:val="22"/>
          <w:szCs w:val="22"/>
        </w:rPr>
        <w:t>1.</w:t>
      </w:r>
      <w:r w:rsidR="00146503" w:rsidRPr="006D4C3F">
        <w:rPr>
          <w:rFonts w:ascii="Arial" w:hAnsi="Arial" w:cs="Arial"/>
          <w:sz w:val="22"/>
          <w:szCs w:val="22"/>
        </w:rPr>
        <w:t>8</w:t>
      </w:r>
      <w:r w:rsidR="00252B1E" w:rsidRPr="006D4C3F">
        <w:rPr>
          <w:rFonts w:ascii="Arial" w:hAnsi="Arial" w:cs="Arial"/>
          <w:sz w:val="22"/>
          <w:szCs w:val="22"/>
        </w:rPr>
        <w:t>.</w:t>
      </w:r>
      <w:r w:rsidR="00252B1E" w:rsidRPr="006D4C3F">
        <w:rPr>
          <w:rFonts w:ascii="Arial" w:hAnsi="Arial" w:cs="Arial"/>
          <w:sz w:val="22"/>
          <w:szCs w:val="22"/>
        </w:rPr>
        <w:tab/>
      </w:r>
      <w:r w:rsidRPr="006D4C3F">
        <w:rPr>
          <w:rFonts w:ascii="Arial" w:hAnsi="Arial" w:cs="Arial"/>
          <w:sz w:val="22"/>
          <w:szCs w:val="22"/>
        </w:rPr>
        <w:t xml:space="preserve">Arcar </w:t>
      </w:r>
      <w:r w:rsidR="00A479B0" w:rsidRPr="006D4C3F">
        <w:rPr>
          <w:rFonts w:ascii="Arial" w:hAnsi="Arial" w:cs="Arial"/>
          <w:sz w:val="22"/>
          <w:szCs w:val="22"/>
        </w:rPr>
        <w:t xml:space="preserve">tempestivamente </w:t>
      </w:r>
      <w:r w:rsidRPr="006D4C3F">
        <w:rPr>
          <w:rFonts w:ascii="Arial" w:hAnsi="Arial" w:cs="Arial"/>
          <w:sz w:val="22"/>
          <w:szCs w:val="22"/>
        </w:rPr>
        <w:t xml:space="preserve">com todas as responsabilidades, obrigações e despesas impostas pela </w:t>
      </w:r>
      <w:r w:rsidR="00F177D6" w:rsidRPr="006D4C3F">
        <w:rPr>
          <w:rFonts w:ascii="Arial" w:hAnsi="Arial" w:cs="Arial"/>
          <w:sz w:val="22"/>
          <w:szCs w:val="22"/>
        </w:rPr>
        <w:t>L</w:t>
      </w:r>
      <w:r w:rsidRPr="006D4C3F">
        <w:rPr>
          <w:rFonts w:ascii="Arial" w:hAnsi="Arial" w:cs="Arial"/>
          <w:sz w:val="22"/>
          <w:szCs w:val="22"/>
        </w:rPr>
        <w:t>egislação vigente aplicável ao</w:t>
      </w:r>
      <w:r w:rsidR="00880E7D" w:rsidRPr="006D4C3F">
        <w:rPr>
          <w:rFonts w:ascii="Arial" w:hAnsi="Arial" w:cs="Arial"/>
          <w:sz w:val="22"/>
          <w:szCs w:val="22"/>
        </w:rPr>
        <w:t>s</w:t>
      </w:r>
      <w:r w:rsidRPr="006D4C3F">
        <w:rPr>
          <w:rFonts w:ascii="Arial" w:hAnsi="Arial" w:cs="Arial"/>
          <w:sz w:val="22"/>
          <w:szCs w:val="22"/>
        </w:rPr>
        <w:t xml:space="preserve"> referido</w:t>
      </w:r>
      <w:r w:rsidR="00880E7D" w:rsidRPr="006D4C3F">
        <w:rPr>
          <w:rFonts w:ascii="Arial" w:hAnsi="Arial" w:cs="Arial"/>
          <w:sz w:val="22"/>
          <w:szCs w:val="22"/>
        </w:rPr>
        <w:t>s</w:t>
      </w:r>
      <w:r w:rsidRPr="006D4C3F">
        <w:rPr>
          <w:rFonts w:ascii="Arial" w:hAnsi="Arial" w:cs="Arial"/>
          <w:sz w:val="22"/>
          <w:szCs w:val="22"/>
        </w:rPr>
        <w:t xml:space="preserve"> </w:t>
      </w:r>
      <w:r w:rsidR="00880E7D" w:rsidRPr="006D4C3F">
        <w:rPr>
          <w:rFonts w:ascii="Arial" w:hAnsi="Arial" w:cs="Arial"/>
          <w:sz w:val="22"/>
          <w:szCs w:val="22"/>
        </w:rPr>
        <w:t>I</w:t>
      </w:r>
      <w:r w:rsidRPr="006D4C3F">
        <w:rPr>
          <w:rFonts w:ascii="Arial" w:hAnsi="Arial" w:cs="Arial"/>
          <w:sz w:val="22"/>
          <w:szCs w:val="22"/>
        </w:rPr>
        <w:t>móve</w:t>
      </w:r>
      <w:r w:rsidR="00880E7D" w:rsidRPr="006D4C3F">
        <w:rPr>
          <w:rFonts w:ascii="Arial" w:hAnsi="Arial" w:cs="Arial"/>
          <w:sz w:val="22"/>
          <w:szCs w:val="22"/>
        </w:rPr>
        <w:t>is</w:t>
      </w:r>
      <w:r w:rsidRPr="006D4C3F">
        <w:rPr>
          <w:rFonts w:ascii="Arial" w:hAnsi="Arial" w:cs="Arial"/>
          <w:sz w:val="22"/>
          <w:szCs w:val="22"/>
        </w:rPr>
        <w:t>, sem prejuízo das demais obrigações assumidas por meio do presente Contrato e sob pena de rescisão imediata do mesmo em caso de descumprimento.</w:t>
      </w:r>
    </w:p>
    <w:p w14:paraId="4101E8CC" w14:textId="2CFFD062" w:rsidR="004660EE" w:rsidRPr="006D4C3F" w:rsidRDefault="004660EE" w:rsidP="006D4C3F">
      <w:pPr>
        <w:spacing w:after="240" w:line="340" w:lineRule="exact"/>
        <w:jc w:val="both"/>
        <w:rPr>
          <w:rFonts w:ascii="Arial" w:hAnsi="Arial" w:cs="Arial"/>
          <w:sz w:val="22"/>
          <w:szCs w:val="22"/>
        </w:rPr>
      </w:pPr>
      <w:r w:rsidRPr="006D4C3F">
        <w:rPr>
          <w:rFonts w:ascii="Arial" w:hAnsi="Arial" w:cs="Arial"/>
          <w:sz w:val="22"/>
          <w:szCs w:val="22"/>
        </w:rPr>
        <w:t>4.</w:t>
      </w:r>
      <w:r w:rsidR="00A950E9" w:rsidRPr="006D4C3F">
        <w:rPr>
          <w:rFonts w:ascii="Arial" w:hAnsi="Arial" w:cs="Arial"/>
          <w:sz w:val="22"/>
          <w:szCs w:val="22"/>
        </w:rPr>
        <w:t>1.</w:t>
      </w:r>
      <w:r w:rsidR="00146503" w:rsidRPr="006D4C3F">
        <w:rPr>
          <w:rFonts w:ascii="Arial" w:hAnsi="Arial" w:cs="Arial"/>
          <w:sz w:val="22"/>
          <w:szCs w:val="22"/>
        </w:rPr>
        <w:t>9</w:t>
      </w:r>
      <w:r w:rsidR="00252B1E" w:rsidRPr="006D4C3F">
        <w:rPr>
          <w:rFonts w:ascii="Arial" w:hAnsi="Arial" w:cs="Arial"/>
          <w:sz w:val="22"/>
          <w:szCs w:val="22"/>
        </w:rPr>
        <w:t>.</w:t>
      </w:r>
      <w:r w:rsidR="00252B1E" w:rsidRPr="006D4C3F">
        <w:rPr>
          <w:rFonts w:ascii="Arial" w:hAnsi="Arial" w:cs="Arial"/>
          <w:sz w:val="22"/>
          <w:szCs w:val="22"/>
        </w:rPr>
        <w:tab/>
      </w:r>
      <w:r w:rsidRPr="006D4C3F">
        <w:rPr>
          <w:rFonts w:ascii="Arial" w:hAnsi="Arial" w:cs="Arial"/>
          <w:sz w:val="22"/>
          <w:szCs w:val="22"/>
        </w:rPr>
        <w:t xml:space="preserve">Findo </w:t>
      </w:r>
      <w:r w:rsidR="00F76B80" w:rsidRPr="006D4C3F">
        <w:rPr>
          <w:rFonts w:ascii="Arial" w:hAnsi="Arial" w:cs="Arial"/>
          <w:sz w:val="22"/>
          <w:szCs w:val="22"/>
        </w:rPr>
        <w:t xml:space="preserve">ou rescindido </w:t>
      </w:r>
      <w:r w:rsidRPr="006D4C3F">
        <w:rPr>
          <w:rFonts w:ascii="Arial" w:hAnsi="Arial" w:cs="Arial"/>
          <w:sz w:val="22"/>
          <w:szCs w:val="22"/>
        </w:rPr>
        <w:t xml:space="preserve">o </w:t>
      </w:r>
      <w:r w:rsidR="00880E7D" w:rsidRPr="006D4C3F">
        <w:rPr>
          <w:rFonts w:ascii="Arial" w:hAnsi="Arial" w:cs="Arial"/>
          <w:sz w:val="22"/>
          <w:szCs w:val="22"/>
        </w:rPr>
        <w:t>comodato previsto neste Contrato</w:t>
      </w:r>
      <w:r w:rsidR="000151B3" w:rsidRPr="006D4C3F">
        <w:rPr>
          <w:rFonts w:ascii="Arial" w:hAnsi="Arial" w:cs="Arial"/>
          <w:sz w:val="22"/>
          <w:szCs w:val="22"/>
        </w:rPr>
        <w:t xml:space="preserve">, </w:t>
      </w:r>
      <w:r w:rsidR="000E38F1" w:rsidRPr="006D4C3F">
        <w:rPr>
          <w:rFonts w:ascii="Arial" w:hAnsi="Arial" w:cs="Arial"/>
          <w:sz w:val="22"/>
          <w:szCs w:val="22"/>
        </w:rPr>
        <w:t xml:space="preserve">restituir </w:t>
      </w:r>
      <w:r w:rsidR="000151B3" w:rsidRPr="006D4C3F">
        <w:rPr>
          <w:rFonts w:ascii="Arial" w:hAnsi="Arial" w:cs="Arial"/>
          <w:sz w:val="22"/>
          <w:szCs w:val="22"/>
        </w:rPr>
        <w:t>os Imóveis</w:t>
      </w:r>
      <w:r w:rsidR="00880E7D" w:rsidRPr="006D4C3F">
        <w:rPr>
          <w:rFonts w:ascii="Arial" w:hAnsi="Arial" w:cs="Arial"/>
          <w:sz w:val="22"/>
          <w:szCs w:val="22"/>
        </w:rPr>
        <w:t xml:space="preserve"> </w:t>
      </w:r>
      <w:r w:rsidRPr="006D4C3F">
        <w:rPr>
          <w:rFonts w:ascii="Arial" w:hAnsi="Arial" w:cs="Arial"/>
          <w:sz w:val="22"/>
          <w:szCs w:val="22"/>
        </w:rPr>
        <w:t xml:space="preserve">ao seu estado original, independente de notificação da </w:t>
      </w:r>
      <w:r w:rsidR="0020420B" w:rsidRPr="006D4C3F">
        <w:rPr>
          <w:rFonts w:ascii="Arial" w:hAnsi="Arial" w:cs="Arial"/>
          <w:sz w:val="22"/>
          <w:szCs w:val="22"/>
        </w:rPr>
        <w:t>Comodante</w:t>
      </w:r>
      <w:r w:rsidRPr="006D4C3F">
        <w:rPr>
          <w:rFonts w:ascii="Arial" w:hAnsi="Arial" w:cs="Arial"/>
          <w:sz w:val="22"/>
          <w:szCs w:val="22"/>
        </w:rPr>
        <w:t>, assumindo todos os custos pela sua recomposição.</w:t>
      </w:r>
    </w:p>
    <w:p w14:paraId="77372C1E" w14:textId="6BADF7EB" w:rsidR="004660EE" w:rsidRPr="006D4C3F" w:rsidRDefault="0027632C" w:rsidP="006D4C3F">
      <w:pPr>
        <w:spacing w:after="240" w:line="340" w:lineRule="exact"/>
        <w:ind w:left="708"/>
        <w:jc w:val="both"/>
        <w:rPr>
          <w:rFonts w:ascii="Arial" w:hAnsi="Arial" w:cs="Arial"/>
          <w:sz w:val="22"/>
          <w:szCs w:val="22"/>
        </w:rPr>
      </w:pPr>
      <w:r w:rsidRPr="006D4C3F">
        <w:rPr>
          <w:rFonts w:ascii="Arial" w:hAnsi="Arial" w:cs="Arial"/>
          <w:sz w:val="22"/>
          <w:szCs w:val="22"/>
        </w:rPr>
        <w:t>4.</w:t>
      </w:r>
      <w:r w:rsidR="001D78B8" w:rsidRPr="006D4C3F">
        <w:rPr>
          <w:rFonts w:ascii="Arial" w:hAnsi="Arial" w:cs="Arial"/>
          <w:sz w:val="22"/>
          <w:szCs w:val="22"/>
        </w:rPr>
        <w:t>1.</w:t>
      </w:r>
      <w:r w:rsidR="00146503" w:rsidRPr="006D4C3F">
        <w:rPr>
          <w:rFonts w:ascii="Arial" w:hAnsi="Arial" w:cs="Arial"/>
          <w:sz w:val="22"/>
          <w:szCs w:val="22"/>
        </w:rPr>
        <w:t>9</w:t>
      </w:r>
      <w:r w:rsidRPr="006D4C3F">
        <w:rPr>
          <w:rFonts w:ascii="Arial" w:hAnsi="Arial" w:cs="Arial"/>
          <w:sz w:val="22"/>
          <w:szCs w:val="22"/>
        </w:rPr>
        <w:t>.1.</w:t>
      </w:r>
      <w:r w:rsidR="00252B1E" w:rsidRPr="006D4C3F">
        <w:rPr>
          <w:rFonts w:ascii="Arial" w:hAnsi="Arial" w:cs="Arial"/>
          <w:sz w:val="22"/>
          <w:szCs w:val="22"/>
        </w:rPr>
        <w:tab/>
      </w:r>
      <w:r w:rsidRPr="006D4C3F">
        <w:rPr>
          <w:rFonts w:ascii="Arial" w:hAnsi="Arial" w:cs="Arial"/>
          <w:sz w:val="22"/>
          <w:szCs w:val="22"/>
        </w:rPr>
        <w:t>Desde já, fica convencionado que todas as benfeitorias realizadas no</w:t>
      </w:r>
      <w:r w:rsidR="000151B3" w:rsidRPr="006D4C3F">
        <w:rPr>
          <w:rFonts w:ascii="Arial" w:hAnsi="Arial" w:cs="Arial"/>
          <w:sz w:val="22"/>
          <w:szCs w:val="22"/>
        </w:rPr>
        <w:t>s Imóveis</w:t>
      </w:r>
      <w:r w:rsidR="0031380D" w:rsidRPr="006D4C3F">
        <w:rPr>
          <w:rFonts w:ascii="Arial" w:hAnsi="Arial" w:cs="Arial"/>
          <w:sz w:val="22"/>
          <w:szCs w:val="22"/>
        </w:rPr>
        <w:t xml:space="preserve"> </w:t>
      </w:r>
      <w:r w:rsidRPr="006D4C3F">
        <w:rPr>
          <w:rFonts w:ascii="Arial" w:hAnsi="Arial" w:cs="Arial"/>
          <w:sz w:val="22"/>
          <w:szCs w:val="22"/>
        </w:rPr>
        <w:t xml:space="preserve">pela </w:t>
      </w:r>
      <w:r w:rsidR="000151B3" w:rsidRPr="006D4C3F">
        <w:rPr>
          <w:rFonts w:ascii="Arial" w:hAnsi="Arial" w:cs="Arial"/>
          <w:bCs/>
          <w:sz w:val="22"/>
          <w:szCs w:val="22"/>
        </w:rPr>
        <w:t>Comodatária</w:t>
      </w:r>
      <w:r w:rsidRPr="006D4C3F">
        <w:rPr>
          <w:rFonts w:ascii="Arial" w:hAnsi="Arial" w:cs="Arial"/>
          <w:bCs/>
          <w:sz w:val="22"/>
          <w:szCs w:val="22"/>
        </w:rPr>
        <w:t xml:space="preserve">, a ele ficarão aderidas, sem qualquer direito a indenização ou ressarcimento, ou mesmo, direito de retenção, ficando ressalvado ainda, o direito da </w:t>
      </w:r>
      <w:r w:rsidR="000151B3" w:rsidRPr="006D4C3F">
        <w:rPr>
          <w:rFonts w:ascii="Arial" w:hAnsi="Arial" w:cs="Arial"/>
          <w:bCs/>
          <w:sz w:val="22"/>
          <w:szCs w:val="22"/>
        </w:rPr>
        <w:t xml:space="preserve">Comodante </w:t>
      </w:r>
      <w:r w:rsidRPr="006D4C3F">
        <w:rPr>
          <w:rFonts w:ascii="Arial" w:hAnsi="Arial" w:cs="Arial"/>
          <w:bCs/>
          <w:sz w:val="22"/>
          <w:szCs w:val="22"/>
        </w:rPr>
        <w:t xml:space="preserve">de exigir a </w:t>
      </w:r>
      <w:r w:rsidR="00DC71D6" w:rsidRPr="006D4C3F">
        <w:rPr>
          <w:rFonts w:ascii="Arial" w:hAnsi="Arial" w:cs="Arial"/>
          <w:bCs/>
          <w:sz w:val="22"/>
          <w:szCs w:val="22"/>
        </w:rPr>
        <w:t>recomposição</w:t>
      </w:r>
      <w:r w:rsidRPr="006D4C3F">
        <w:rPr>
          <w:rFonts w:ascii="Arial" w:hAnsi="Arial" w:cs="Arial"/>
          <w:bCs/>
          <w:sz w:val="22"/>
          <w:szCs w:val="22"/>
        </w:rPr>
        <w:t xml:space="preserve"> do</w:t>
      </w:r>
      <w:r w:rsidR="000151B3" w:rsidRPr="006D4C3F">
        <w:rPr>
          <w:rFonts w:ascii="Arial" w:hAnsi="Arial" w:cs="Arial"/>
          <w:bCs/>
          <w:sz w:val="22"/>
          <w:szCs w:val="22"/>
        </w:rPr>
        <w:t>s</w:t>
      </w:r>
      <w:r w:rsidRPr="006D4C3F">
        <w:rPr>
          <w:rFonts w:ascii="Arial" w:hAnsi="Arial" w:cs="Arial"/>
          <w:bCs/>
          <w:sz w:val="22"/>
          <w:szCs w:val="22"/>
        </w:rPr>
        <w:t xml:space="preserve"> </w:t>
      </w:r>
      <w:r w:rsidR="000151B3" w:rsidRPr="006D4C3F">
        <w:rPr>
          <w:rFonts w:ascii="Arial" w:hAnsi="Arial" w:cs="Arial"/>
          <w:bCs/>
          <w:sz w:val="22"/>
          <w:szCs w:val="22"/>
        </w:rPr>
        <w:t>Imóveis</w:t>
      </w:r>
      <w:r w:rsidRPr="006D4C3F">
        <w:rPr>
          <w:rFonts w:ascii="Arial" w:hAnsi="Arial" w:cs="Arial"/>
          <w:bCs/>
          <w:sz w:val="22"/>
          <w:szCs w:val="22"/>
        </w:rPr>
        <w:t>, total ou parcialmente</w:t>
      </w:r>
      <w:r w:rsidR="00134BAE" w:rsidRPr="006D4C3F">
        <w:rPr>
          <w:rFonts w:ascii="Arial" w:hAnsi="Arial" w:cs="Arial"/>
          <w:bCs/>
          <w:sz w:val="22"/>
          <w:szCs w:val="22"/>
        </w:rPr>
        <w:t>,</w:t>
      </w:r>
      <w:r w:rsidRPr="006D4C3F">
        <w:rPr>
          <w:rFonts w:ascii="Arial" w:hAnsi="Arial" w:cs="Arial"/>
          <w:bCs/>
          <w:sz w:val="22"/>
          <w:szCs w:val="22"/>
        </w:rPr>
        <w:t xml:space="preserve"> nas suas condições originais, devendo a </w:t>
      </w:r>
      <w:r w:rsidR="00134BAE" w:rsidRPr="006D4C3F">
        <w:rPr>
          <w:rFonts w:ascii="Arial" w:hAnsi="Arial" w:cs="Arial"/>
          <w:bCs/>
          <w:sz w:val="22"/>
          <w:szCs w:val="22"/>
        </w:rPr>
        <w:t>Comodatária</w:t>
      </w:r>
      <w:r w:rsidRPr="006D4C3F">
        <w:rPr>
          <w:rFonts w:ascii="Arial" w:hAnsi="Arial" w:cs="Arial"/>
          <w:bCs/>
          <w:sz w:val="22"/>
          <w:szCs w:val="22"/>
        </w:rPr>
        <w:t xml:space="preserve"> arcar integralmente com os custos de tal </w:t>
      </w:r>
      <w:r w:rsidR="00A40538" w:rsidRPr="006D4C3F">
        <w:rPr>
          <w:rFonts w:ascii="Arial" w:hAnsi="Arial" w:cs="Arial"/>
          <w:bCs/>
          <w:sz w:val="22"/>
          <w:szCs w:val="22"/>
        </w:rPr>
        <w:t>recomposição</w:t>
      </w:r>
    </w:p>
    <w:p w14:paraId="348EE0A9" w14:textId="0C74E7EE" w:rsidR="000420AA" w:rsidRPr="006D4C3F" w:rsidRDefault="000420AA" w:rsidP="006D4C3F">
      <w:pPr>
        <w:spacing w:after="240" w:line="340" w:lineRule="exact"/>
        <w:jc w:val="both"/>
        <w:rPr>
          <w:rFonts w:ascii="Arial" w:hAnsi="Arial" w:cs="Arial"/>
          <w:sz w:val="22"/>
          <w:szCs w:val="22"/>
        </w:rPr>
      </w:pPr>
      <w:r w:rsidRPr="006D4C3F">
        <w:rPr>
          <w:rFonts w:ascii="Arial" w:hAnsi="Arial" w:cs="Arial"/>
          <w:sz w:val="22"/>
          <w:szCs w:val="22"/>
        </w:rPr>
        <w:lastRenderedPageBreak/>
        <w:t>4.</w:t>
      </w:r>
      <w:r w:rsidR="001D78B8" w:rsidRPr="006D4C3F">
        <w:rPr>
          <w:rFonts w:ascii="Arial" w:hAnsi="Arial" w:cs="Arial"/>
          <w:sz w:val="22"/>
          <w:szCs w:val="22"/>
        </w:rPr>
        <w:t>1.</w:t>
      </w:r>
      <w:r w:rsidR="005A249C" w:rsidRPr="006D4C3F">
        <w:rPr>
          <w:rFonts w:ascii="Arial" w:hAnsi="Arial" w:cs="Arial"/>
          <w:sz w:val="22"/>
          <w:szCs w:val="22"/>
        </w:rPr>
        <w:t>10</w:t>
      </w:r>
      <w:r w:rsidR="00252B1E" w:rsidRPr="006D4C3F">
        <w:rPr>
          <w:rFonts w:ascii="Arial" w:hAnsi="Arial" w:cs="Arial"/>
          <w:sz w:val="22"/>
          <w:szCs w:val="22"/>
        </w:rPr>
        <w:t>.</w:t>
      </w:r>
      <w:r w:rsidRPr="006D4C3F">
        <w:rPr>
          <w:rFonts w:ascii="Arial" w:hAnsi="Arial" w:cs="Arial"/>
          <w:sz w:val="22"/>
          <w:szCs w:val="22"/>
        </w:rPr>
        <w:t xml:space="preserve"> Atender </w:t>
      </w:r>
      <w:r w:rsidR="00387A69" w:rsidRPr="006D4C3F">
        <w:rPr>
          <w:rFonts w:ascii="Arial" w:hAnsi="Arial" w:cs="Arial"/>
          <w:sz w:val="22"/>
          <w:szCs w:val="22"/>
        </w:rPr>
        <w:t xml:space="preserve">tempestivamente </w:t>
      </w:r>
      <w:r w:rsidRPr="006D4C3F">
        <w:rPr>
          <w:rFonts w:ascii="Arial" w:hAnsi="Arial" w:cs="Arial"/>
          <w:sz w:val="22"/>
          <w:szCs w:val="22"/>
        </w:rPr>
        <w:t xml:space="preserve">a todas as exigências </w:t>
      </w:r>
      <w:r w:rsidR="00134BAE" w:rsidRPr="006D4C3F">
        <w:rPr>
          <w:rFonts w:ascii="Arial" w:hAnsi="Arial" w:cs="Arial"/>
          <w:sz w:val="22"/>
          <w:szCs w:val="22"/>
        </w:rPr>
        <w:t xml:space="preserve">das Autoridades </w:t>
      </w:r>
      <w:r w:rsidR="00A40538" w:rsidRPr="006D4C3F">
        <w:rPr>
          <w:rFonts w:ascii="Arial" w:hAnsi="Arial" w:cs="Arial"/>
          <w:sz w:val="22"/>
          <w:szCs w:val="22"/>
        </w:rPr>
        <w:t>Governamentais</w:t>
      </w:r>
      <w:r w:rsidR="004D4B16" w:rsidRPr="006D4C3F">
        <w:rPr>
          <w:rFonts w:ascii="Arial" w:hAnsi="Arial" w:cs="Arial"/>
          <w:sz w:val="22"/>
          <w:szCs w:val="22"/>
        </w:rPr>
        <w:t xml:space="preserve"> relacionadas aos Imóveis</w:t>
      </w:r>
      <w:r w:rsidRPr="006D4C3F">
        <w:rPr>
          <w:rFonts w:ascii="Arial" w:hAnsi="Arial" w:cs="Arial"/>
          <w:sz w:val="22"/>
          <w:szCs w:val="22"/>
        </w:rPr>
        <w:t>, bem como a quitar todas as multas a que der comprovadamente causa.</w:t>
      </w:r>
    </w:p>
    <w:p w14:paraId="44AD2158" w14:textId="39759EDA" w:rsidR="00092521" w:rsidRPr="006D4C3F" w:rsidRDefault="00827A5A" w:rsidP="006D4C3F">
      <w:pPr>
        <w:pStyle w:val="PargrafodaLista"/>
        <w:widowControl/>
        <w:autoSpaceDE/>
        <w:autoSpaceDN/>
        <w:spacing w:after="240" w:line="340" w:lineRule="exact"/>
        <w:ind w:left="0"/>
        <w:contextualSpacing/>
        <w:rPr>
          <w:rFonts w:ascii="Arial" w:hAnsi="Arial" w:cs="Arial"/>
        </w:rPr>
      </w:pPr>
      <w:r w:rsidRPr="006D4C3F">
        <w:rPr>
          <w:rFonts w:ascii="Arial" w:hAnsi="Arial" w:cs="Arial"/>
        </w:rPr>
        <w:t>4.2.</w:t>
      </w:r>
      <w:r w:rsidRPr="006D4C3F">
        <w:rPr>
          <w:rFonts w:ascii="Arial" w:hAnsi="Arial" w:cs="Arial"/>
        </w:rPr>
        <w:tab/>
      </w:r>
      <w:r w:rsidRPr="00F45E06">
        <w:rPr>
          <w:rFonts w:ascii="Arial" w:hAnsi="Arial" w:cs="Arial"/>
          <w:u w:val="single"/>
        </w:rPr>
        <w:t>Custos</w:t>
      </w:r>
      <w:r w:rsidRPr="00F45E06">
        <w:rPr>
          <w:rFonts w:ascii="Arial" w:hAnsi="Arial" w:cs="Arial"/>
        </w:rPr>
        <w:t xml:space="preserve">. </w:t>
      </w:r>
      <w:r w:rsidR="00092521" w:rsidRPr="00F45E06">
        <w:rPr>
          <w:rFonts w:ascii="Arial" w:hAnsi="Arial" w:cs="Arial"/>
        </w:rPr>
        <w:t xml:space="preserve">A </w:t>
      </w:r>
      <w:r w:rsidR="004D4B16" w:rsidRPr="00F45E06">
        <w:rPr>
          <w:rFonts w:ascii="Arial" w:hAnsi="Arial" w:cs="Arial"/>
          <w:bCs/>
        </w:rPr>
        <w:t>Comodatária</w:t>
      </w:r>
      <w:r w:rsidR="00092521" w:rsidRPr="00F45E06">
        <w:rPr>
          <w:rFonts w:ascii="Arial" w:hAnsi="Arial" w:cs="Arial"/>
        </w:rPr>
        <w:t xml:space="preserve"> será responsável pelo pagamento</w:t>
      </w:r>
      <w:r w:rsidR="00387A69" w:rsidRPr="00F45E06">
        <w:rPr>
          <w:rFonts w:ascii="Arial" w:hAnsi="Arial" w:cs="Arial"/>
        </w:rPr>
        <w:t xml:space="preserve"> tempestivo</w:t>
      </w:r>
      <w:r w:rsidR="00092521" w:rsidRPr="00F45E06">
        <w:rPr>
          <w:rFonts w:ascii="Arial" w:hAnsi="Arial" w:cs="Arial"/>
        </w:rPr>
        <w:t xml:space="preserve"> de todos os custos diretos com serviços prestados por terceiros, impostos, taxas e encargos incidentes sobre o</w:t>
      </w:r>
      <w:r w:rsidR="005B456F" w:rsidRPr="00F45E06">
        <w:rPr>
          <w:rFonts w:ascii="Arial" w:hAnsi="Arial" w:cs="Arial"/>
        </w:rPr>
        <w:t>s</w:t>
      </w:r>
      <w:r w:rsidR="00092521" w:rsidRPr="00F45E06">
        <w:rPr>
          <w:rFonts w:ascii="Arial" w:hAnsi="Arial" w:cs="Arial"/>
        </w:rPr>
        <w:t xml:space="preserve"> </w:t>
      </w:r>
      <w:r w:rsidR="005B456F" w:rsidRPr="00F45E06">
        <w:rPr>
          <w:rFonts w:ascii="Arial" w:hAnsi="Arial" w:cs="Arial"/>
        </w:rPr>
        <w:t xml:space="preserve">Imóveis </w:t>
      </w:r>
      <w:r w:rsidR="00092521" w:rsidRPr="00F45E06">
        <w:rPr>
          <w:rFonts w:ascii="Arial" w:hAnsi="Arial" w:cs="Arial"/>
        </w:rPr>
        <w:t xml:space="preserve">e relacionados à sua </w:t>
      </w:r>
      <w:r w:rsidR="00532384">
        <w:rPr>
          <w:rFonts w:ascii="Arial" w:hAnsi="Arial" w:cs="Arial"/>
        </w:rPr>
        <w:t>exploração</w:t>
      </w:r>
      <w:r w:rsidR="00532384" w:rsidRPr="00F45E06">
        <w:rPr>
          <w:rFonts w:ascii="Arial" w:hAnsi="Arial" w:cs="Arial"/>
        </w:rPr>
        <w:t xml:space="preserve"> </w:t>
      </w:r>
      <w:r w:rsidR="00092521" w:rsidRPr="00F45E06">
        <w:rPr>
          <w:rFonts w:ascii="Arial" w:hAnsi="Arial" w:cs="Arial"/>
        </w:rPr>
        <w:t xml:space="preserve">e que tenham fato gerador ocorrido </w:t>
      </w:r>
      <w:r w:rsidR="00551D92" w:rsidRPr="00F45E06">
        <w:rPr>
          <w:rFonts w:ascii="Arial" w:hAnsi="Arial" w:cs="Arial"/>
        </w:rPr>
        <w:t xml:space="preserve">após a </w:t>
      </w:r>
      <w:r w:rsidR="00EE35F2" w:rsidRPr="00F45E06">
        <w:rPr>
          <w:rFonts w:ascii="Arial" w:hAnsi="Arial" w:cs="Arial"/>
        </w:rPr>
        <w:t>presente data</w:t>
      </w:r>
      <w:r w:rsidR="00551D92" w:rsidRPr="00F45E06">
        <w:rPr>
          <w:rFonts w:ascii="Arial" w:hAnsi="Arial" w:cs="Arial"/>
        </w:rPr>
        <w:t xml:space="preserve"> e </w:t>
      </w:r>
      <w:r w:rsidR="00092521" w:rsidRPr="00F45E06">
        <w:rPr>
          <w:rFonts w:ascii="Arial" w:hAnsi="Arial" w:cs="Arial"/>
        </w:rPr>
        <w:t>durante a vigência do presente instrumento (“</w:t>
      </w:r>
      <w:r w:rsidR="00092521" w:rsidRPr="00F45E06">
        <w:rPr>
          <w:rFonts w:ascii="Arial" w:hAnsi="Arial" w:cs="Arial"/>
          <w:u w:val="single"/>
        </w:rPr>
        <w:t>Custos</w:t>
      </w:r>
      <w:r w:rsidR="00092521" w:rsidRPr="00F45E06">
        <w:rPr>
          <w:rFonts w:ascii="Arial" w:hAnsi="Arial" w:cs="Arial"/>
        </w:rPr>
        <w:t>”)</w:t>
      </w:r>
      <w:r w:rsidR="00640F93">
        <w:rPr>
          <w:rStyle w:val="Refdenotaderodap"/>
          <w:rFonts w:ascii="Arial" w:hAnsi="Arial" w:cs="Arial"/>
        </w:rPr>
        <w:footnoteReference w:id="5"/>
      </w:r>
      <w:r w:rsidR="00092521" w:rsidRPr="00F45E06">
        <w:rPr>
          <w:rFonts w:ascii="Arial" w:hAnsi="Arial" w:cs="Arial"/>
        </w:rPr>
        <w:t>.</w:t>
      </w:r>
    </w:p>
    <w:p w14:paraId="2EFAD116" w14:textId="0F4C1B9C" w:rsidR="00092521" w:rsidRPr="006D4C3F" w:rsidRDefault="00092521" w:rsidP="006D4C3F">
      <w:pPr>
        <w:spacing w:after="240" w:line="340" w:lineRule="exact"/>
        <w:contextualSpacing/>
        <w:jc w:val="both"/>
        <w:rPr>
          <w:rFonts w:ascii="Arial" w:hAnsi="Arial" w:cs="Arial"/>
          <w:sz w:val="22"/>
          <w:szCs w:val="22"/>
        </w:rPr>
      </w:pPr>
      <w:r w:rsidRPr="006D4C3F">
        <w:rPr>
          <w:rFonts w:ascii="Arial" w:hAnsi="Arial" w:cs="Arial"/>
          <w:sz w:val="22"/>
          <w:szCs w:val="22"/>
        </w:rPr>
        <w:t>4.</w:t>
      </w:r>
      <w:r w:rsidR="00827A5A" w:rsidRPr="006D4C3F">
        <w:rPr>
          <w:rFonts w:ascii="Arial" w:hAnsi="Arial" w:cs="Arial"/>
          <w:sz w:val="22"/>
          <w:szCs w:val="22"/>
        </w:rPr>
        <w:t>2</w:t>
      </w:r>
      <w:r w:rsidRPr="006D4C3F">
        <w:rPr>
          <w:rFonts w:ascii="Arial" w:hAnsi="Arial" w:cs="Arial"/>
          <w:sz w:val="22"/>
          <w:szCs w:val="22"/>
        </w:rPr>
        <w:t>.1</w:t>
      </w:r>
      <w:r w:rsidR="00252B1E" w:rsidRPr="006D4C3F">
        <w:rPr>
          <w:rFonts w:ascii="Arial" w:hAnsi="Arial" w:cs="Arial"/>
          <w:sz w:val="22"/>
          <w:szCs w:val="22"/>
        </w:rPr>
        <w:t>.</w:t>
      </w:r>
      <w:r w:rsidRPr="006D4C3F">
        <w:rPr>
          <w:rFonts w:ascii="Arial" w:hAnsi="Arial" w:cs="Arial"/>
          <w:sz w:val="22"/>
          <w:szCs w:val="22"/>
        </w:rPr>
        <w:t xml:space="preserve"> Sem prejuízo de outros Custos que venham a ser incidentes sobre o</w:t>
      </w:r>
      <w:r w:rsidR="008C38EA" w:rsidRPr="006D4C3F">
        <w:rPr>
          <w:rFonts w:ascii="Arial" w:hAnsi="Arial" w:cs="Arial"/>
          <w:sz w:val="22"/>
          <w:szCs w:val="22"/>
        </w:rPr>
        <w:t>s</w:t>
      </w:r>
      <w:r w:rsidRPr="006D4C3F">
        <w:rPr>
          <w:rFonts w:ascii="Arial" w:hAnsi="Arial" w:cs="Arial"/>
          <w:sz w:val="22"/>
          <w:szCs w:val="22"/>
        </w:rPr>
        <w:t xml:space="preserve"> </w:t>
      </w:r>
      <w:r w:rsidR="008C38EA" w:rsidRPr="006D4C3F">
        <w:rPr>
          <w:rFonts w:ascii="Arial" w:hAnsi="Arial" w:cs="Arial"/>
          <w:sz w:val="22"/>
          <w:szCs w:val="22"/>
        </w:rPr>
        <w:t>Imóveis</w:t>
      </w:r>
      <w:r w:rsidRPr="006D4C3F">
        <w:rPr>
          <w:rFonts w:ascii="Arial" w:hAnsi="Arial" w:cs="Arial"/>
          <w:sz w:val="22"/>
          <w:szCs w:val="22"/>
        </w:rPr>
        <w:t xml:space="preserve">, fica desde já acordado que deverão ser considerados como Custos:   </w:t>
      </w:r>
    </w:p>
    <w:p w14:paraId="1EF7B6E3" w14:textId="77777777" w:rsidR="00827A5A" w:rsidRPr="006D4C3F" w:rsidRDefault="00827A5A" w:rsidP="006D4C3F">
      <w:pPr>
        <w:spacing w:after="240" w:line="340" w:lineRule="exact"/>
        <w:contextualSpacing/>
        <w:rPr>
          <w:rFonts w:ascii="Arial" w:hAnsi="Arial" w:cs="Arial"/>
          <w:sz w:val="22"/>
          <w:szCs w:val="22"/>
        </w:rPr>
      </w:pPr>
    </w:p>
    <w:p w14:paraId="513104AA" w14:textId="7C2CA55B" w:rsidR="00092521" w:rsidRPr="006D4C3F" w:rsidRDefault="00092521" w:rsidP="006D4C3F">
      <w:pPr>
        <w:spacing w:after="240" w:line="340" w:lineRule="exact"/>
        <w:ind w:left="1134"/>
        <w:jc w:val="both"/>
        <w:rPr>
          <w:rFonts w:ascii="Arial" w:hAnsi="Arial" w:cs="Arial"/>
          <w:sz w:val="22"/>
          <w:szCs w:val="22"/>
        </w:rPr>
      </w:pPr>
      <w:r w:rsidRPr="006D4C3F">
        <w:rPr>
          <w:rFonts w:ascii="Arial" w:hAnsi="Arial" w:cs="Arial"/>
          <w:sz w:val="22"/>
          <w:szCs w:val="22"/>
        </w:rPr>
        <w:t xml:space="preserve">(a)  </w:t>
      </w:r>
      <w:r w:rsidRPr="006D4C3F">
        <w:rPr>
          <w:rFonts w:ascii="Arial" w:hAnsi="Arial" w:cs="Arial"/>
          <w:sz w:val="22"/>
          <w:szCs w:val="22"/>
          <w:u w:val="single"/>
        </w:rPr>
        <w:t>Serviços Prediais e Tributos</w:t>
      </w:r>
      <w:r w:rsidRPr="006D4C3F">
        <w:rPr>
          <w:rFonts w:ascii="Arial" w:hAnsi="Arial" w:cs="Arial"/>
          <w:sz w:val="22"/>
          <w:szCs w:val="22"/>
        </w:rPr>
        <w:t>: (i) contribuições de condomínio, associação ou outros valores relativos à manutenção e utilização do</w:t>
      </w:r>
      <w:r w:rsidR="008C38EA" w:rsidRPr="006D4C3F">
        <w:rPr>
          <w:rFonts w:ascii="Arial" w:hAnsi="Arial" w:cs="Arial"/>
          <w:sz w:val="22"/>
          <w:szCs w:val="22"/>
        </w:rPr>
        <w:t>s</w:t>
      </w:r>
      <w:r w:rsidRPr="006D4C3F">
        <w:rPr>
          <w:rFonts w:ascii="Arial" w:hAnsi="Arial" w:cs="Arial"/>
          <w:sz w:val="22"/>
          <w:szCs w:val="22"/>
        </w:rPr>
        <w:t xml:space="preserve"> </w:t>
      </w:r>
      <w:r w:rsidR="008C38EA" w:rsidRPr="006D4C3F">
        <w:rPr>
          <w:rFonts w:ascii="Arial" w:hAnsi="Arial" w:cs="Arial"/>
          <w:sz w:val="22"/>
          <w:szCs w:val="22"/>
        </w:rPr>
        <w:t>Imóveis</w:t>
      </w:r>
      <w:r w:rsidRPr="006D4C3F">
        <w:rPr>
          <w:rFonts w:ascii="Arial" w:hAnsi="Arial" w:cs="Arial"/>
          <w:sz w:val="22"/>
          <w:szCs w:val="22"/>
        </w:rPr>
        <w:t>; (ii) gastos com manutenção e infraestrutura predial; (</w:t>
      </w:r>
      <w:proofErr w:type="spellStart"/>
      <w:r w:rsidRPr="006D4C3F">
        <w:rPr>
          <w:rFonts w:ascii="Arial" w:hAnsi="Arial" w:cs="Arial"/>
          <w:sz w:val="22"/>
          <w:szCs w:val="22"/>
        </w:rPr>
        <w:t>iii</w:t>
      </w:r>
      <w:proofErr w:type="spellEnd"/>
      <w:r w:rsidRPr="006D4C3F">
        <w:rPr>
          <w:rFonts w:ascii="Arial" w:hAnsi="Arial" w:cs="Arial"/>
          <w:sz w:val="22"/>
          <w:szCs w:val="22"/>
        </w:rPr>
        <w:t>) limpeza; (</w:t>
      </w:r>
      <w:proofErr w:type="spellStart"/>
      <w:r w:rsidRPr="006D4C3F">
        <w:rPr>
          <w:rFonts w:ascii="Arial" w:hAnsi="Arial" w:cs="Arial"/>
          <w:sz w:val="22"/>
          <w:szCs w:val="22"/>
        </w:rPr>
        <w:t>iv</w:t>
      </w:r>
      <w:proofErr w:type="spellEnd"/>
      <w:r w:rsidRPr="006D4C3F">
        <w:rPr>
          <w:rFonts w:ascii="Arial" w:hAnsi="Arial" w:cs="Arial"/>
          <w:sz w:val="22"/>
          <w:szCs w:val="22"/>
        </w:rPr>
        <w:t>) seguros relacionados ao</w:t>
      </w:r>
      <w:r w:rsidR="008C38EA" w:rsidRPr="006D4C3F">
        <w:rPr>
          <w:rFonts w:ascii="Arial" w:hAnsi="Arial" w:cs="Arial"/>
          <w:sz w:val="22"/>
          <w:szCs w:val="22"/>
        </w:rPr>
        <w:t>s</w:t>
      </w:r>
      <w:r w:rsidRPr="006D4C3F">
        <w:rPr>
          <w:rFonts w:ascii="Arial" w:hAnsi="Arial" w:cs="Arial"/>
          <w:sz w:val="22"/>
          <w:szCs w:val="22"/>
        </w:rPr>
        <w:t xml:space="preserve"> </w:t>
      </w:r>
      <w:r w:rsidR="008C38EA" w:rsidRPr="006D4C3F">
        <w:rPr>
          <w:rFonts w:ascii="Arial" w:hAnsi="Arial" w:cs="Arial"/>
          <w:sz w:val="22"/>
          <w:szCs w:val="22"/>
        </w:rPr>
        <w:t>Imóveis</w:t>
      </w:r>
      <w:r w:rsidRPr="006D4C3F">
        <w:rPr>
          <w:rFonts w:ascii="Arial" w:hAnsi="Arial" w:cs="Arial"/>
          <w:sz w:val="22"/>
          <w:szCs w:val="22"/>
        </w:rPr>
        <w:t>; (v) segurança; (vi) Imposto Predial e Territorial Urbano (“IPTU”); (vii) gastos relacionados à instalação e/ou manutenção de sistemas de incêndio; (viii) gastos com serviços como de portaria, brigadista/bombeiros civis, sistema de monitoramento em circuito fechado (CFTV) e do sistema de controle de acesso; (</w:t>
      </w:r>
      <w:proofErr w:type="spellStart"/>
      <w:r w:rsidRPr="006D4C3F">
        <w:rPr>
          <w:rFonts w:ascii="Arial" w:hAnsi="Arial" w:cs="Arial"/>
          <w:sz w:val="22"/>
          <w:szCs w:val="22"/>
        </w:rPr>
        <w:t>ix</w:t>
      </w:r>
      <w:proofErr w:type="spellEnd"/>
      <w:r w:rsidRPr="006D4C3F">
        <w:rPr>
          <w:rFonts w:ascii="Arial" w:hAnsi="Arial" w:cs="Arial"/>
          <w:sz w:val="22"/>
          <w:szCs w:val="22"/>
        </w:rPr>
        <w:t xml:space="preserve">) outros tributos e encargos de natureza </w:t>
      </w:r>
      <w:proofErr w:type="spellStart"/>
      <w:r w:rsidRPr="006D4C3F">
        <w:rPr>
          <w:rFonts w:ascii="Arial" w:hAnsi="Arial" w:cs="Arial"/>
          <w:i/>
          <w:iCs/>
          <w:sz w:val="22"/>
          <w:szCs w:val="22"/>
        </w:rPr>
        <w:t>propter</w:t>
      </w:r>
      <w:proofErr w:type="spellEnd"/>
      <w:r w:rsidRPr="006D4C3F">
        <w:rPr>
          <w:rFonts w:ascii="Arial" w:hAnsi="Arial" w:cs="Arial"/>
          <w:i/>
          <w:iCs/>
          <w:sz w:val="22"/>
          <w:szCs w:val="22"/>
        </w:rPr>
        <w:t xml:space="preserve"> rem</w:t>
      </w:r>
      <w:r w:rsidRPr="006D4C3F">
        <w:rPr>
          <w:rFonts w:ascii="Arial" w:hAnsi="Arial" w:cs="Arial"/>
          <w:sz w:val="22"/>
          <w:szCs w:val="22"/>
        </w:rPr>
        <w:t xml:space="preserve"> incidentes sobre o</w:t>
      </w:r>
      <w:r w:rsidR="008C38EA" w:rsidRPr="006D4C3F">
        <w:rPr>
          <w:rFonts w:ascii="Arial" w:hAnsi="Arial" w:cs="Arial"/>
          <w:sz w:val="22"/>
          <w:szCs w:val="22"/>
        </w:rPr>
        <w:t>s</w:t>
      </w:r>
      <w:r w:rsidRPr="006D4C3F">
        <w:rPr>
          <w:rFonts w:ascii="Arial" w:hAnsi="Arial" w:cs="Arial"/>
          <w:sz w:val="22"/>
          <w:szCs w:val="22"/>
        </w:rPr>
        <w:t xml:space="preserve"> </w:t>
      </w:r>
      <w:r w:rsidR="008C38EA" w:rsidRPr="006D4C3F">
        <w:rPr>
          <w:rFonts w:ascii="Arial" w:hAnsi="Arial" w:cs="Arial"/>
          <w:sz w:val="22"/>
          <w:szCs w:val="22"/>
        </w:rPr>
        <w:t>Imóveis</w:t>
      </w:r>
      <w:r w:rsidRPr="006D4C3F">
        <w:rPr>
          <w:rFonts w:ascii="Arial" w:hAnsi="Arial" w:cs="Arial"/>
          <w:sz w:val="22"/>
          <w:szCs w:val="22"/>
        </w:rPr>
        <w:t>, como taxas de foro ou ocupação, taxa de incêndio e outros; (x) gastos relacionados à contratação do centro de gerência de segurança, responsável pelos registros de ocorrências de segurança, operação do controle de acesso de estações e monitoramento de câmeras e alarmes de incêndio; (xi) consumo de água, se houver; e (</w:t>
      </w:r>
      <w:proofErr w:type="spellStart"/>
      <w:r w:rsidRPr="006D4C3F">
        <w:rPr>
          <w:rFonts w:ascii="Arial" w:hAnsi="Arial" w:cs="Arial"/>
          <w:sz w:val="22"/>
          <w:szCs w:val="22"/>
        </w:rPr>
        <w:t>xii</w:t>
      </w:r>
      <w:proofErr w:type="spellEnd"/>
      <w:r w:rsidRPr="006D4C3F">
        <w:rPr>
          <w:rFonts w:ascii="Arial" w:hAnsi="Arial" w:cs="Arial"/>
          <w:sz w:val="22"/>
          <w:szCs w:val="22"/>
        </w:rPr>
        <w:t>) outros serviços prediais com natureza semelhante aos descritos acima, incluindo, mas não se limitando, manutenção de elevadores e serviços de tratamento, coleta de lixo e outros serviços de facilites aplicáveis.</w:t>
      </w:r>
    </w:p>
    <w:p w14:paraId="17334354" w14:textId="5885CD02" w:rsidR="00092521" w:rsidRPr="006D4C3F" w:rsidRDefault="00092521" w:rsidP="006D4C3F">
      <w:pPr>
        <w:spacing w:after="240" w:line="340" w:lineRule="exact"/>
        <w:ind w:left="1134"/>
        <w:jc w:val="both"/>
        <w:rPr>
          <w:rFonts w:ascii="Arial" w:hAnsi="Arial" w:cs="Arial"/>
          <w:sz w:val="22"/>
          <w:szCs w:val="22"/>
        </w:rPr>
      </w:pPr>
      <w:r w:rsidRPr="006D4C3F">
        <w:rPr>
          <w:rFonts w:ascii="Arial" w:hAnsi="Arial" w:cs="Arial"/>
          <w:sz w:val="22"/>
          <w:szCs w:val="22"/>
        </w:rPr>
        <w:t xml:space="preserve">(b) </w:t>
      </w:r>
      <w:r w:rsidRPr="006D4C3F">
        <w:rPr>
          <w:rFonts w:ascii="Arial" w:hAnsi="Arial" w:cs="Arial"/>
          <w:sz w:val="22"/>
          <w:szCs w:val="22"/>
          <w:u w:val="single"/>
        </w:rPr>
        <w:t>Energia</w:t>
      </w:r>
      <w:r w:rsidRPr="006D4C3F">
        <w:rPr>
          <w:rFonts w:ascii="Arial" w:hAnsi="Arial" w:cs="Arial"/>
          <w:sz w:val="22"/>
          <w:szCs w:val="22"/>
        </w:rPr>
        <w:t>: consumo de energia elétrica no</w:t>
      </w:r>
      <w:r w:rsidR="00300749" w:rsidRPr="006D4C3F">
        <w:rPr>
          <w:rFonts w:ascii="Arial" w:hAnsi="Arial" w:cs="Arial"/>
          <w:sz w:val="22"/>
          <w:szCs w:val="22"/>
        </w:rPr>
        <w:t>s</w:t>
      </w:r>
      <w:r w:rsidRPr="006D4C3F">
        <w:rPr>
          <w:rFonts w:ascii="Arial" w:hAnsi="Arial" w:cs="Arial"/>
          <w:sz w:val="22"/>
          <w:szCs w:val="22"/>
        </w:rPr>
        <w:t xml:space="preserve"> </w:t>
      </w:r>
      <w:r w:rsidR="00300749" w:rsidRPr="006D4C3F">
        <w:rPr>
          <w:rFonts w:ascii="Arial" w:hAnsi="Arial" w:cs="Arial"/>
          <w:sz w:val="22"/>
          <w:szCs w:val="22"/>
        </w:rPr>
        <w:t>Imóveis</w:t>
      </w:r>
      <w:r w:rsidRPr="006D4C3F">
        <w:rPr>
          <w:rFonts w:ascii="Arial" w:hAnsi="Arial" w:cs="Arial"/>
          <w:sz w:val="22"/>
          <w:szCs w:val="22"/>
        </w:rPr>
        <w:t xml:space="preserve"> incluindo consumo por equipamentos, climatização, perdas inerentes aos circuitos internos e demais usos de energia elétrica relativos ao</w:t>
      </w:r>
      <w:r w:rsidR="00300749" w:rsidRPr="006D4C3F">
        <w:rPr>
          <w:rFonts w:ascii="Arial" w:hAnsi="Arial" w:cs="Arial"/>
          <w:sz w:val="22"/>
          <w:szCs w:val="22"/>
        </w:rPr>
        <w:t>s</w:t>
      </w:r>
      <w:r w:rsidRPr="006D4C3F">
        <w:rPr>
          <w:rFonts w:ascii="Arial" w:hAnsi="Arial" w:cs="Arial"/>
          <w:sz w:val="22"/>
          <w:szCs w:val="22"/>
        </w:rPr>
        <w:t xml:space="preserve"> </w:t>
      </w:r>
      <w:r w:rsidR="00300749" w:rsidRPr="006D4C3F">
        <w:rPr>
          <w:rFonts w:ascii="Arial" w:hAnsi="Arial" w:cs="Arial"/>
          <w:sz w:val="22"/>
          <w:szCs w:val="22"/>
        </w:rPr>
        <w:t>Imóveis</w:t>
      </w:r>
      <w:r w:rsidRPr="006D4C3F">
        <w:rPr>
          <w:rFonts w:ascii="Arial" w:hAnsi="Arial" w:cs="Arial"/>
          <w:sz w:val="22"/>
          <w:szCs w:val="22"/>
        </w:rPr>
        <w:t>;</w:t>
      </w:r>
    </w:p>
    <w:p w14:paraId="44B1F69F" w14:textId="596AB72D" w:rsidR="00092521" w:rsidRPr="006D4C3F" w:rsidRDefault="00511DB1" w:rsidP="006D4C3F">
      <w:pPr>
        <w:spacing w:after="240" w:line="340" w:lineRule="exact"/>
        <w:ind w:left="1134"/>
        <w:jc w:val="both"/>
        <w:rPr>
          <w:rFonts w:ascii="Arial" w:hAnsi="Arial" w:cs="Arial"/>
          <w:sz w:val="22"/>
          <w:szCs w:val="22"/>
        </w:rPr>
      </w:pPr>
      <w:r w:rsidRPr="006D4C3F">
        <w:rPr>
          <w:rFonts w:ascii="Arial" w:hAnsi="Arial" w:cs="Arial"/>
          <w:sz w:val="22"/>
          <w:szCs w:val="22"/>
        </w:rPr>
        <w:t>[</w:t>
      </w:r>
      <w:r w:rsidR="00092521" w:rsidRPr="006D4C3F">
        <w:rPr>
          <w:rFonts w:ascii="Arial" w:hAnsi="Arial" w:cs="Arial"/>
          <w:sz w:val="22"/>
          <w:szCs w:val="22"/>
        </w:rPr>
        <w:t xml:space="preserve">(c) </w:t>
      </w:r>
      <w:r w:rsidR="00092521" w:rsidRPr="006D4C3F">
        <w:rPr>
          <w:rFonts w:ascii="Arial" w:hAnsi="Arial" w:cs="Arial"/>
          <w:sz w:val="22"/>
          <w:szCs w:val="22"/>
          <w:u w:val="single"/>
        </w:rPr>
        <w:t>Manutenção</w:t>
      </w:r>
      <w:r w:rsidR="00092521" w:rsidRPr="006D4C3F">
        <w:rPr>
          <w:rFonts w:ascii="Arial" w:hAnsi="Arial" w:cs="Arial"/>
          <w:sz w:val="22"/>
          <w:szCs w:val="22"/>
        </w:rPr>
        <w:t xml:space="preserve">: custos com operação e manutenção (preventiva, corretiva e/ou emergencial) dos Itens de Infraestrutura e Equipamentos, inclusive, mas sem limitação, custos relativos à contratação de mão-de-obra, conserto, aquisição ou substituição de equipamentos, tributos, entre outras despesas </w:t>
      </w:r>
      <w:r w:rsidR="00092521" w:rsidRPr="006D4C3F">
        <w:rPr>
          <w:rFonts w:ascii="Arial" w:hAnsi="Arial" w:cs="Arial"/>
          <w:sz w:val="22"/>
          <w:szCs w:val="22"/>
        </w:rPr>
        <w:lastRenderedPageBreak/>
        <w:t>e responsabilidades necessários à manutenção dos Itens de Infraestrutura e Equipamentos; e</w:t>
      </w:r>
      <w:r w:rsidRPr="006D4C3F">
        <w:rPr>
          <w:rFonts w:ascii="Arial" w:hAnsi="Arial" w:cs="Arial"/>
          <w:sz w:val="22"/>
          <w:szCs w:val="22"/>
        </w:rPr>
        <w:t>]</w:t>
      </w:r>
      <w:r w:rsidRPr="006D4C3F">
        <w:rPr>
          <w:rStyle w:val="Refdenotaderodap"/>
          <w:rFonts w:ascii="Arial" w:hAnsi="Arial" w:cs="Arial"/>
          <w:sz w:val="22"/>
          <w:szCs w:val="22"/>
        </w:rPr>
        <w:footnoteReference w:id="6"/>
      </w:r>
    </w:p>
    <w:p w14:paraId="457FC47D" w14:textId="631D5D4B" w:rsidR="00092521" w:rsidRPr="006D4C3F" w:rsidRDefault="00092521" w:rsidP="006D4C3F">
      <w:pPr>
        <w:spacing w:after="240" w:line="340" w:lineRule="exact"/>
        <w:ind w:left="1134"/>
        <w:jc w:val="both"/>
        <w:rPr>
          <w:rFonts w:ascii="Arial" w:hAnsi="Arial" w:cs="Arial"/>
          <w:sz w:val="22"/>
          <w:szCs w:val="22"/>
        </w:rPr>
      </w:pPr>
      <w:r w:rsidRPr="006D4C3F">
        <w:rPr>
          <w:rFonts w:ascii="Arial" w:hAnsi="Arial" w:cs="Arial"/>
          <w:sz w:val="22"/>
          <w:szCs w:val="22"/>
        </w:rPr>
        <w:t xml:space="preserve">(d) </w:t>
      </w:r>
      <w:r w:rsidRPr="006D4C3F">
        <w:rPr>
          <w:rFonts w:ascii="Arial" w:hAnsi="Arial" w:cs="Arial"/>
          <w:sz w:val="22"/>
          <w:szCs w:val="22"/>
          <w:u w:val="single"/>
        </w:rPr>
        <w:t>Demais Custos</w:t>
      </w:r>
      <w:r w:rsidRPr="006D4C3F">
        <w:rPr>
          <w:rFonts w:ascii="Arial" w:hAnsi="Arial" w:cs="Arial"/>
          <w:sz w:val="22"/>
          <w:szCs w:val="22"/>
        </w:rPr>
        <w:t xml:space="preserve">: custos diretamente associados a eventual necessidade de reparação ou reposição de equipamentos e instalações causada por prestadores de serviço ou funcionários contratados para prestação dos Serviços Prediais </w:t>
      </w:r>
      <w:r w:rsidR="00F666E9" w:rsidRPr="006D4C3F">
        <w:rPr>
          <w:rFonts w:ascii="Arial" w:hAnsi="Arial" w:cs="Arial"/>
          <w:sz w:val="22"/>
          <w:szCs w:val="22"/>
        </w:rPr>
        <w:t>[</w:t>
      </w:r>
      <w:r w:rsidRPr="006D4C3F">
        <w:rPr>
          <w:rFonts w:ascii="Arial" w:hAnsi="Arial" w:cs="Arial"/>
          <w:sz w:val="22"/>
          <w:szCs w:val="22"/>
        </w:rPr>
        <w:t>ou manutenção dos Itens de Infraestrutura e Equipamentos.</w:t>
      </w:r>
      <w:r w:rsidR="00F666E9" w:rsidRPr="006D4C3F">
        <w:rPr>
          <w:rFonts w:ascii="Arial" w:hAnsi="Arial" w:cs="Arial"/>
          <w:sz w:val="22"/>
          <w:szCs w:val="22"/>
        </w:rPr>
        <w:t>]</w:t>
      </w:r>
    </w:p>
    <w:p w14:paraId="26FD3184" w14:textId="5CC3154B" w:rsidR="008905CB" w:rsidRPr="006D4C3F" w:rsidRDefault="0031380D" w:rsidP="006D4C3F">
      <w:pPr>
        <w:spacing w:after="240" w:line="340" w:lineRule="exact"/>
        <w:contextualSpacing/>
        <w:jc w:val="both"/>
        <w:rPr>
          <w:rFonts w:ascii="Arial" w:hAnsi="Arial" w:cs="Arial"/>
          <w:sz w:val="22"/>
          <w:szCs w:val="22"/>
        </w:rPr>
      </w:pPr>
      <w:r w:rsidRPr="006D4C3F">
        <w:rPr>
          <w:rFonts w:ascii="Arial" w:hAnsi="Arial" w:cs="Arial"/>
          <w:sz w:val="22"/>
          <w:szCs w:val="22"/>
        </w:rPr>
        <w:t>4.</w:t>
      </w:r>
      <w:r w:rsidR="00827A5A" w:rsidRPr="006D4C3F">
        <w:rPr>
          <w:rFonts w:ascii="Arial" w:hAnsi="Arial" w:cs="Arial"/>
          <w:sz w:val="22"/>
          <w:szCs w:val="22"/>
        </w:rPr>
        <w:t>2</w:t>
      </w:r>
      <w:r w:rsidRPr="006D4C3F">
        <w:rPr>
          <w:rFonts w:ascii="Arial" w:hAnsi="Arial" w:cs="Arial"/>
          <w:sz w:val="22"/>
          <w:szCs w:val="22"/>
        </w:rPr>
        <w:t>.2</w:t>
      </w:r>
      <w:r w:rsidR="00252B1E" w:rsidRPr="006D4C3F">
        <w:rPr>
          <w:rFonts w:ascii="Arial" w:hAnsi="Arial" w:cs="Arial"/>
          <w:sz w:val="22"/>
          <w:szCs w:val="22"/>
        </w:rPr>
        <w:t>.</w:t>
      </w:r>
      <w:r w:rsidRPr="006D4C3F">
        <w:rPr>
          <w:rFonts w:ascii="Arial" w:hAnsi="Arial" w:cs="Arial"/>
          <w:sz w:val="22"/>
          <w:szCs w:val="22"/>
        </w:rPr>
        <w:t xml:space="preserve"> </w:t>
      </w:r>
      <w:r w:rsidR="00300142" w:rsidRPr="006D4C3F">
        <w:rPr>
          <w:rFonts w:ascii="Arial" w:hAnsi="Arial" w:cs="Arial"/>
          <w:sz w:val="22"/>
          <w:szCs w:val="22"/>
        </w:rPr>
        <w:t>A Comodatária</w:t>
      </w:r>
      <w:r w:rsidR="00092521" w:rsidRPr="006D4C3F">
        <w:rPr>
          <w:rFonts w:ascii="Arial" w:hAnsi="Arial" w:cs="Arial"/>
          <w:sz w:val="22"/>
          <w:szCs w:val="22"/>
        </w:rPr>
        <w:t xml:space="preserve"> reembolsará</w:t>
      </w:r>
      <w:r w:rsidR="008C6953" w:rsidRPr="006D4C3F">
        <w:rPr>
          <w:rFonts w:ascii="Arial" w:hAnsi="Arial" w:cs="Arial"/>
          <w:sz w:val="22"/>
          <w:szCs w:val="22"/>
        </w:rPr>
        <w:t>,</w:t>
      </w:r>
      <w:r w:rsidR="009239C3" w:rsidRPr="006D4C3F">
        <w:rPr>
          <w:rFonts w:ascii="Arial" w:hAnsi="Arial" w:cs="Arial"/>
          <w:sz w:val="22"/>
          <w:szCs w:val="22"/>
        </w:rPr>
        <w:t xml:space="preserve"> à Comodante</w:t>
      </w:r>
      <w:r w:rsidR="00F138EB" w:rsidRPr="006D4C3F">
        <w:rPr>
          <w:rFonts w:ascii="Arial" w:hAnsi="Arial" w:cs="Arial"/>
          <w:sz w:val="22"/>
          <w:szCs w:val="22"/>
        </w:rPr>
        <w:t xml:space="preserve">, </w:t>
      </w:r>
      <w:r w:rsidR="00B17FD0">
        <w:rPr>
          <w:rFonts w:ascii="Arial" w:hAnsi="Arial" w:cs="Arial"/>
          <w:sz w:val="22"/>
          <w:szCs w:val="22"/>
        </w:rPr>
        <w:t xml:space="preserve">eventuais Custos que venham a ser </w:t>
      </w:r>
      <w:r w:rsidR="00E504A8">
        <w:rPr>
          <w:rFonts w:ascii="Arial" w:hAnsi="Arial" w:cs="Arial"/>
          <w:sz w:val="22"/>
          <w:szCs w:val="22"/>
        </w:rPr>
        <w:t>desembolsados pela Comodante</w:t>
      </w:r>
      <w:r w:rsidR="00092521" w:rsidRPr="006D4C3F">
        <w:rPr>
          <w:rFonts w:ascii="Arial" w:hAnsi="Arial" w:cs="Arial"/>
          <w:sz w:val="22"/>
          <w:szCs w:val="22"/>
        </w:rPr>
        <w:t>.</w:t>
      </w:r>
      <w:r w:rsidR="0060106A" w:rsidRPr="006D4C3F">
        <w:rPr>
          <w:rStyle w:val="Refdenotaderodap"/>
          <w:rFonts w:ascii="Arial" w:hAnsi="Arial" w:cs="Arial"/>
          <w:sz w:val="22"/>
          <w:szCs w:val="22"/>
        </w:rPr>
        <w:footnoteReference w:id="7"/>
      </w:r>
    </w:p>
    <w:p w14:paraId="6499E4CD" w14:textId="77777777" w:rsidR="008905CB" w:rsidRPr="006D4C3F" w:rsidRDefault="008905CB" w:rsidP="006D4C3F">
      <w:pPr>
        <w:spacing w:after="240" w:line="340" w:lineRule="exact"/>
        <w:contextualSpacing/>
        <w:jc w:val="both"/>
        <w:rPr>
          <w:rFonts w:ascii="Arial" w:hAnsi="Arial" w:cs="Arial"/>
          <w:sz w:val="22"/>
          <w:szCs w:val="22"/>
        </w:rPr>
      </w:pPr>
    </w:p>
    <w:p w14:paraId="4605F5AE" w14:textId="1E47E8AE" w:rsidR="00092521" w:rsidRPr="006D4C3F" w:rsidRDefault="008905CB" w:rsidP="00005D8E">
      <w:pPr>
        <w:spacing w:after="240" w:line="340" w:lineRule="exact"/>
        <w:ind w:left="709"/>
        <w:contextualSpacing/>
        <w:jc w:val="both"/>
        <w:rPr>
          <w:rFonts w:ascii="Arial" w:hAnsi="Arial" w:cs="Arial"/>
          <w:sz w:val="22"/>
          <w:szCs w:val="22"/>
        </w:rPr>
      </w:pPr>
      <w:r w:rsidRPr="006D4C3F">
        <w:rPr>
          <w:rFonts w:ascii="Arial" w:hAnsi="Arial" w:cs="Arial"/>
          <w:sz w:val="22"/>
          <w:szCs w:val="22"/>
        </w:rPr>
        <w:t>4.2.2.1. Para fins do reembolso</w:t>
      </w:r>
      <w:r w:rsidR="00B73E49" w:rsidRPr="006D4C3F">
        <w:rPr>
          <w:rFonts w:ascii="Arial" w:hAnsi="Arial" w:cs="Arial"/>
          <w:sz w:val="22"/>
          <w:szCs w:val="22"/>
        </w:rPr>
        <w:t xml:space="preserve"> previsto na Cláusula 4.2.2. acima, a </w:t>
      </w:r>
      <w:r w:rsidR="009239C3" w:rsidRPr="006D4C3F">
        <w:rPr>
          <w:rFonts w:ascii="Arial" w:hAnsi="Arial" w:cs="Arial"/>
          <w:sz w:val="22"/>
          <w:szCs w:val="22"/>
        </w:rPr>
        <w:t xml:space="preserve">Comodante </w:t>
      </w:r>
      <w:r w:rsidR="00B73E49" w:rsidRPr="006D4C3F">
        <w:rPr>
          <w:rFonts w:ascii="Arial" w:hAnsi="Arial" w:cs="Arial"/>
          <w:sz w:val="22"/>
          <w:szCs w:val="22"/>
        </w:rPr>
        <w:t>deverá</w:t>
      </w:r>
      <w:r w:rsidR="009239C3" w:rsidRPr="006D4C3F">
        <w:rPr>
          <w:rFonts w:ascii="Arial" w:hAnsi="Arial" w:cs="Arial"/>
          <w:sz w:val="22"/>
          <w:szCs w:val="22"/>
        </w:rPr>
        <w:t xml:space="preserve">, </w:t>
      </w:r>
      <w:r w:rsidR="003D0D99" w:rsidRPr="006D4C3F">
        <w:rPr>
          <w:rFonts w:ascii="Arial" w:hAnsi="Arial" w:cs="Arial"/>
          <w:sz w:val="22"/>
          <w:szCs w:val="22"/>
        </w:rPr>
        <w:t>[</w:t>
      </w:r>
      <w:r w:rsidR="009239C3" w:rsidRPr="006D4C3F">
        <w:rPr>
          <w:rFonts w:ascii="Arial" w:hAnsi="Arial" w:cs="Arial"/>
          <w:sz w:val="22"/>
          <w:szCs w:val="22"/>
          <w:highlight w:val="lightGray"/>
        </w:rPr>
        <w:t>no último Dia Útil de cada mês</w:t>
      </w:r>
      <w:r w:rsidR="003D0D99" w:rsidRPr="006D4C3F">
        <w:rPr>
          <w:rFonts w:ascii="Arial" w:hAnsi="Arial" w:cs="Arial"/>
          <w:sz w:val="22"/>
          <w:szCs w:val="22"/>
        </w:rPr>
        <w:t>]</w:t>
      </w:r>
      <w:r w:rsidR="009239C3" w:rsidRPr="006D4C3F">
        <w:rPr>
          <w:rFonts w:ascii="Arial" w:hAnsi="Arial" w:cs="Arial"/>
          <w:sz w:val="22"/>
          <w:szCs w:val="22"/>
        </w:rPr>
        <w:t xml:space="preserve">, enviar uma notificação </w:t>
      </w:r>
      <w:r w:rsidR="00B73E49" w:rsidRPr="006D4C3F">
        <w:rPr>
          <w:rFonts w:ascii="Arial" w:hAnsi="Arial" w:cs="Arial"/>
          <w:sz w:val="22"/>
          <w:szCs w:val="22"/>
        </w:rPr>
        <w:t xml:space="preserve">à </w:t>
      </w:r>
      <w:r w:rsidR="009239C3" w:rsidRPr="006D4C3F">
        <w:rPr>
          <w:rFonts w:ascii="Arial" w:hAnsi="Arial" w:cs="Arial"/>
          <w:sz w:val="22"/>
          <w:szCs w:val="22"/>
        </w:rPr>
        <w:t>Comodatária</w:t>
      </w:r>
      <w:r w:rsidR="0039173F" w:rsidRPr="006D4C3F">
        <w:rPr>
          <w:rFonts w:ascii="Arial" w:hAnsi="Arial" w:cs="Arial"/>
          <w:sz w:val="22"/>
          <w:szCs w:val="22"/>
        </w:rPr>
        <w:t xml:space="preserve">, </w:t>
      </w:r>
      <w:r w:rsidR="008D5625" w:rsidRPr="006D4C3F">
        <w:rPr>
          <w:rFonts w:ascii="Arial" w:hAnsi="Arial" w:cs="Arial"/>
          <w:sz w:val="22"/>
          <w:szCs w:val="22"/>
        </w:rPr>
        <w:t>com a</w:t>
      </w:r>
      <w:r w:rsidR="009239C3" w:rsidRPr="006D4C3F">
        <w:rPr>
          <w:rFonts w:ascii="Arial" w:hAnsi="Arial" w:cs="Arial"/>
          <w:sz w:val="22"/>
          <w:szCs w:val="22"/>
        </w:rPr>
        <w:t xml:space="preserve"> descrição dos Custos incorridos no mês em questão e o valor a ser reembolsado</w:t>
      </w:r>
      <w:r w:rsidR="001B7B18" w:rsidRPr="006D4C3F">
        <w:rPr>
          <w:rFonts w:ascii="Arial" w:hAnsi="Arial" w:cs="Arial"/>
          <w:sz w:val="22"/>
          <w:szCs w:val="22"/>
        </w:rPr>
        <w:t>, juntamento com os documentos comprobatórios aplicáveis</w:t>
      </w:r>
      <w:r w:rsidR="00430DDB" w:rsidRPr="006D4C3F">
        <w:rPr>
          <w:rFonts w:ascii="Arial" w:hAnsi="Arial" w:cs="Arial"/>
          <w:sz w:val="22"/>
          <w:szCs w:val="22"/>
        </w:rPr>
        <w:t xml:space="preserve"> (“</w:t>
      </w:r>
      <w:r w:rsidR="00430DDB" w:rsidRPr="006D4C3F">
        <w:rPr>
          <w:rFonts w:ascii="Arial" w:hAnsi="Arial" w:cs="Arial"/>
          <w:b/>
          <w:bCs/>
          <w:sz w:val="22"/>
          <w:szCs w:val="22"/>
        </w:rPr>
        <w:t>Notificação de Reembolso</w:t>
      </w:r>
      <w:r w:rsidR="00430DDB" w:rsidRPr="006D4C3F">
        <w:rPr>
          <w:rFonts w:ascii="Arial" w:hAnsi="Arial" w:cs="Arial"/>
          <w:sz w:val="22"/>
          <w:szCs w:val="22"/>
        </w:rPr>
        <w:t>”)</w:t>
      </w:r>
      <w:r w:rsidR="001B7B18" w:rsidRPr="006D4C3F">
        <w:rPr>
          <w:rFonts w:ascii="Arial" w:hAnsi="Arial" w:cs="Arial"/>
          <w:sz w:val="22"/>
          <w:szCs w:val="22"/>
        </w:rPr>
        <w:t xml:space="preserve">. </w:t>
      </w:r>
    </w:p>
    <w:p w14:paraId="72DFCF60" w14:textId="77777777" w:rsidR="00DA11BB" w:rsidRPr="006D4C3F" w:rsidRDefault="00DA11BB" w:rsidP="00005D8E">
      <w:pPr>
        <w:spacing w:after="240" w:line="340" w:lineRule="exact"/>
        <w:ind w:left="709"/>
        <w:contextualSpacing/>
        <w:jc w:val="both"/>
        <w:rPr>
          <w:rFonts w:ascii="Arial" w:hAnsi="Arial" w:cs="Arial"/>
          <w:sz w:val="22"/>
          <w:szCs w:val="22"/>
        </w:rPr>
      </w:pPr>
    </w:p>
    <w:p w14:paraId="45C7EDEB" w14:textId="2DCF37E0" w:rsidR="00B963C2" w:rsidRPr="006D4C3F" w:rsidRDefault="00314F71" w:rsidP="00005D8E">
      <w:pPr>
        <w:spacing w:after="240" w:line="340" w:lineRule="exact"/>
        <w:ind w:left="709"/>
        <w:contextualSpacing/>
        <w:jc w:val="both"/>
        <w:rPr>
          <w:rFonts w:ascii="Arial" w:hAnsi="Arial" w:cs="Arial"/>
          <w:sz w:val="22"/>
          <w:szCs w:val="22"/>
          <w:highlight w:val="cyan"/>
        </w:rPr>
      </w:pPr>
      <w:r w:rsidRPr="006D4C3F">
        <w:rPr>
          <w:rFonts w:ascii="Arial" w:hAnsi="Arial" w:cs="Arial"/>
          <w:sz w:val="22"/>
          <w:szCs w:val="22"/>
        </w:rPr>
        <w:t xml:space="preserve">4.2.2.2. </w:t>
      </w:r>
      <w:r w:rsidR="009E026F" w:rsidRPr="006D4C3F">
        <w:rPr>
          <w:rFonts w:ascii="Arial" w:hAnsi="Arial" w:cs="Arial"/>
          <w:sz w:val="22"/>
          <w:szCs w:val="22"/>
        </w:rPr>
        <w:t xml:space="preserve">A </w:t>
      </w:r>
      <w:r w:rsidR="008B19B3" w:rsidRPr="006D4C3F">
        <w:rPr>
          <w:rFonts w:ascii="Arial" w:hAnsi="Arial" w:cs="Arial"/>
          <w:sz w:val="22"/>
          <w:szCs w:val="22"/>
        </w:rPr>
        <w:t>Comodatária</w:t>
      </w:r>
      <w:r w:rsidR="004671F5" w:rsidRPr="006D4C3F">
        <w:rPr>
          <w:rFonts w:ascii="Arial" w:hAnsi="Arial" w:cs="Arial"/>
          <w:sz w:val="22"/>
          <w:szCs w:val="22"/>
        </w:rPr>
        <w:t xml:space="preserve"> terá um prazo de </w:t>
      </w:r>
      <w:r w:rsidR="003D0D99" w:rsidRPr="006D4C3F">
        <w:rPr>
          <w:rFonts w:ascii="Arial" w:hAnsi="Arial" w:cs="Arial"/>
          <w:sz w:val="22"/>
          <w:szCs w:val="22"/>
        </w:rPr>
        <w:t>[</w:t>
      </w:r>
      <w:r w:rsidR="004671F5" w:rsidRPr="006D4C3F">
        <w:rPr>
          <w:rFonts w:ascii="Arial" w:hAnsi="Arial" w:cs="Arial"/>
          <w:sz w:val="22"/>
          <w:szCs w:val="22"/>
          <w:highlight w:val="lightGray"/>
        </w:rPr>
        <w:t>5 (cinco) Dias Úteis</w:t>
      </w:r>
      <w:r w:rsidR="003D0D99" w:rsidRPr="006D4C3F">
        <w:rPr>
          <w:rFonts w:ascii="Arial" w:hAnsi="Arial" w:cs="Arial"/>
          <w:sz w:val="22"/>
          <w:szCs w:val="22"/>
        </w:rPr>
        <w:t>]</w:t>
      </w:r>
      <w:r w:rsidR="004671F5" w:rsidRPr="006D4C3F">
        <w:rPr>
          <w:rFonts w:ascii="Arial" w:hAnsi="Arial" w:cs="Arial"/>
          <w:sz w:val="22"/>
          <w:szCs w:val="22"/>
        </w:rPr>
        <w:t xml:space="preserve"> a contar do recebimento </w:t>
      </w:r>
      <w:r w:rsidR="003D531B" w:rsidRPr="006D4C3F">
        <w:rPr>
          <w:rFonts w:ascii="Arial" w:hAnsi="Arial" w:cs="Arial"/>
          <w:sz w:val="22"/>
          <w:szCs w:val="22"/>
        </w:rPr>
        <w:t xml:space="preserve">da Notificação de Reembolso </w:t>
      </w:r>
      <w:r w:rsidR="004671F5" w:rsidRPr="006D4C3F">
        <w:rPr>
          <w:rFonts w:ascii="Arial" w:hAnsi="Arial" w:cs="Arial"/>
          <w:sz w:val="22"/>
          <w:szCs w:val="22"/>
        </w:rPr>
        <w:t xml:space="preserve">para revisar </w:t>
      </w:r>
      <w:r w:rsidR="003D531B" w:rsidRPr="006D4C3F">
        <w:rPr>
          <w:rFonts w:ascii="Arial" w:hAnsi="Arial" w:cs="Arial"/>
          <w:sz w:val="22"/>
          <w:szCs w:val="22"/>
        </w:rPr>
        <w:t xml:space="preserve">a Notificação de Reembolso </w:t>
      </w:r>
      <w:r w:rsidR="004671F5" w:rsidRPr="006D4C3F">
        <w:rPr>
          <w:rFonts w:ascii="Arial" w:hAnsi="Arial" w:cs="Arial"/>
          <w:sz w:val="22"/>
          <w:szCs w:val="22"/>
        </w:rPr>
        <w:t xml:space="preserve">e </w:t>
      </w:r>
      <w:r w:rsidR="003D531B" w:rsidRPr="006D4C3F">
        <w:rPr>
          <w:rFonts w:ascii="Arial" w:hAnsi="Arial" w:cs="Arial"/>
          <w:sz w:val="22"/>
          <w:szCs w:val="22"/>
        </w:rPr>
        <w:t xml:space="preserve">efetuar o </w:t>
      </w:r>
      <w:r w:rsidR="006D4C3F">
        <w:rPr>
          <w:rFonts w:ascii="Arial" w:hAnsi="Arial" w:cs="Arial"/>
          <w:sz w:val="22"/>
          <w:szCs w:val="22"/>
        </w:rPr>
        <w:t xml:space="preserve">pagamento do </w:t>
      </w:r>
      <w:r w:rsidR="003D531B" w:rsidRPr="006D4C3F">
        <w:rPr>
          <w:rFonts w:ascii="Arial" w:hAnsi="Arial" w:cs="Arial"/>
          <w:sz w:val="22"/>
          <w:szCs w:val="22"/>
        </w:rPr>
        <w:t xml:space="preserve">reembolso. </w:t>
      </w:r>
      <w:r w:rsidR="009E026F" w:rsidRPr="006D4C3F">
        <w:rPr>
          <w:rFonts w:ascii="Arial" w:hAnsi="Arial" w:cs="Arial"/>
          <w:sz w:val="22"/>
          <w:szCs w:val="22"/>
        </w:rPr>
        <w:t xml:space="preserve">Sem prejuízo da obrigação de pagar a sua parcela dos Custos, caso </w:t>
      </w:r>
      <w:r w:rsidR="006D4C3F">
        <w:rPr>
          <w:rFonts w:ascii="Arial" w:hAnsi="Arial" w:cs="Arial"/>
          <w:sz w:val="22"/>
          <w:szCs w:val="22"/>
        </w:rPr>
        <w:t xml:space="preserve">a </w:t>
      </w:r>
      <w:r w:rsidR="008B19B3" w:rsidRPr="006D4C3F">
        <w:rPr>
          <w:rFonts w:ascii="Arial" w:hAnsi="Arial" w:cs="Arial"/>
          <w:sz w:val="22"/>
          <w:szCs w:val="22"/>
        </w:rPr>
        <w:t>Comodatária não concorde com qualquer parte d</w:t>
      </w:r>
      <w:r w:rsidR="006B7CE9" w:rsidRPr="006D4C3F">
        <w:rPr>
          <w:rFonts w:ascii="Arial" w:hAnsi="Arial" w:cs="Arial"/>
          <w:sz w:val="22"/>
          <w:szCs w:val="22"/>
        </w:rPr>
        <w:t xml:space="preserve">a Notificação de Reembolso, deverá </w:t>
      </w:r>
      <w:r w:rsidR="00215313" w:rsidRPr="006D4C3F">
        <w:rPr>
          <w:rFonts w:ascii="Arial" w:hAnsi="Arial" w:cs="Arial"/>
          <w:sz w:val="22"/>
          <w:szCs w:val="22"/>
        </w:rPr>
        <w:t>apresentar</w:t>
      </w:r>
      <w:r w:rsidR="006D4C3F" w:rsidRPr="006D4C3F">
        <w:rPr>
          <w:rFonts w:ascii="Arial" w:hAnsi="Arial" w:cs="Arial"/>
          <w:sz w:val="22"/>
          <w:szCs w:val="22"/>
        </w:rPr>
        <w:t xml:space="preserve"> à Comodante</w:t>
      </w:r>
      <w:r w:rsidR="00D976E4" w:rsidRPr="006D4C3F">
        <w:rPr>
          <w:rFonts w:ascii="Arial" w:hAnsi="Arial" w:cs="Arial"/>
          <w:sz w:val="22"/>
          <w:szCs w:val="22"/>
        </w:rPr>
        <w:t>, dentro do prazo mencionado acima</w:t>
      </w:r>
      <w:r w:rsidR="00215313" w:rsidRPr="006D4C3F">
        <w:rPr>
          <w:rFonts w:ascii="Arial" w:hAnsi="Arial" w:cs="Arial"/>
          <w:sz w:val="22"/>
          <w:szCs w:val="22"/>
        </w:rPr>
        <w:t>, divergência</w:t>
      </w:r>
      <w:r w:rsidR="007E037C" w:rsidRPr="006D4C3F">
        <w:rPr>
          <w:rFonts w:ascii="Arial" w:hAnsi="Arial" w:cs="Arial"/>
          <w:sz w:val="22"/>
          <w:szCs w:val="22"/>
        </w:rPr>
        <w:t>, por escrito,</w:t>
      </w:r>
      <w:r w:rsidR="001544F7" w:rsidRPr="006D4C3F">
        <w:rPr>
          <w:rFonts w:ascii="Arial" w:hAnsi="Arial" w:cs="Arial"/>
          <w:sz w:val="22"/>
          <w:szCs w:val="22"/>
        </w:rPr>
        <w:t xml:space="preserve"> </w:t>
      </w:r>
      <w:r w:rsidR="00D976E4" w:rsidRPr="006D4C3F">
        <w:rPr>
          <w:rFonts w:ascii="Arial" w:hAnsi="Arial" w:cs="Arial"/>
          <w:sz w:val="22"/>
          <w:szCs w:val="22"/>
        </w:rPr>
        <w:t xml:space="preserve">nesse sentido, a qual deverá ser devidamente </w:t>
      </w:r>
      <w:r w:rsidR="001544F7" w:rsidRPr="006D4C3F">
        <w:rPr>
          <w:rFonts w:ascii="Arial" w:hAnsi="Arial" w:cs="Arial"/>
          <w:sz w:val="22"/>
          <w:szCs w:val="22"/>
        </w:rPr>
        <w:t xml:space="preserve">fundamentada </w:t>
      </w:r>
      <w:r w:rsidR="00D976E4" w:rsidRPr="006D4C3F">
        <w:rPr>
          <w:rFonts w:ascii="Arial" w:hAnsi="Arial" w:cs="Arial"/>
          <w:sz w:val="22"/>
          <w:szCs w:val="22"/>
        </w:rPr>
        <w:t>e enviada juntamente com os document</w:t>
      </w:r>
      <w:r w:rsidR="00B963C2" w:rsidRPr="006D4C3F">
        <w:rPr>
          <w:rFonts w:ascii="Arial" w:hAnsi="Arial" w:cs="Arial"/>
          <w:sz w:val="22"/>
          <w:szCs w:val="22"/>
        </w:rPr>
        <w:t>os comprobatórios aplicáveis</w:t>
      </w:r>
      <w:r w:rsidR="0010262A" w:rsidRPr="006D4C3F">
        <w:rPr>
          <w:rFonts w:ascii="Arial" w:hAnsi="Arial" w:cs="Arial"/>
          <w:sz w:val="22"/>
          <w:szCs w:val="22"/>
        </w:rPr>
        <w:t xml:space="preserve"> (“</w:t>
      </w:r>
      <w:r w:rsidR="0010262A" w:rsidRPr="006D4C3F">
        <w:rPr>
          <w:rFonts w:ascii="Arial" w:hAnsi="Arial" w:cs="Arial"/>
          <w:b/>
          <w:bCs/>
          <w:sz w:val="22"/>
          <w:szCs w:val="22"/>
        </w:rPr>
        <w:t>Notificação de Discordância</w:t>
      </w:r>
      <w:r w:rsidR="0010262A" w:rsidRPr="006D4C3F">
        <w:rPr>
          <w:rFonts w:ascii="Arial" w:hAnsi="Arial" w:cs="Arial"/>
          <w:sz w:val="22"/>
          <w:szCs w:val="22"/>
        </w:rPr>
        <w:t>”).</w:t>
      </w:r>
    </w:p>
    <w:p w14:paraId="7A69A5DF" w14:textId="77777777" w:rsidR="00B10E0B" w:rsidRPr="006D4C3F" w:rsidRDefault="00B10E0B" w:rsidP="00005D8E">
      <w:pPr>
        <w:spacing w:after="240" w:line="340" w:lineRule="exact"/>
        <w:ind w:left="709"/>
        <w:contextualSpacing/>
        <w:jc w:val="both"/>
        <w:rPr>
          <w:rFonts w:ascii="Arial" w:hAnsi="Arial" w:cs="Arial"/>
          <w:sz w:val="22"/>
          <w:szCs w:val="22"/>
          <w:highlight w:val="cyan"/>
        </w:rPr>
      </w:pPr>
    </w:p>
    <w:p w14:paraId="78693D74" w14:textId="05CBEBB7" w:rsidR="00B10E0B" w:rsidRPr="006D4C3F" w:rsidRDefault="0010262A" w:rsidP="00005D8E">
      <w:pPr>
        <w:spacing w:after="240" w:line="340" w:lineRule="exact"/>
        <w:ind w:left="709"/>
        <w:contextualSpacing/>
        <w:jc w:val="both"/>
        <w:rPr>
          <w:rFonts w:ascii="Arial" w:hAnsi="Arial" w:cs="Arial"/>
          <w:sz w:val="22"/>
          <w:szCs w:val="22"/>
        </w:rPr>
      </w:pPr>
      <w:r w:rsidRPr="006D4C3F">
        <w:rPr>
          <w:rFonts w:ascii="Arial" w:hAnsi="Arial" w:cs="Arial"/>
          <w:sz w:val="22"/>
          <w:szCs w:val="22"/>
        </w:rPr>
        <w:t xml:space="preserve">4.2.2.3. </w:t>
      </w:r>
      <w:r w:rsidR="00B10E0B" w:rsidRPr="006D4C3F">
        <w:rPr>
          <w:rFonts w:ascii="Arial" w:hAnsi="Arial" w:cs="Arial"/>
          <w:sz w:val="22"/>
          <w:szCs w:val="22"/>
        </w:rPr>
        <w:t xml:space="preserve">Nos </w:t>
      </w:r>
      <w:r w:rsidR="00166028" w:rsidRPr="00166028">
        <w:rPr>
          <w:rFonts w:ascii="Arial" w:hAnsi="Arial" w:cs="Arial"/>
          <w:sz w:val="22"/>
          <w:szCs w:val="22"/>
        </w:rPr>
        <w:t>[</w:t>
      </w:r>
      <w:r w:rsidR="00B10E0B" w:rsidRPr="00166028">
        <w:rPr>
          <w:rFonts w:ascii="Arial" w:hAnsi="Arial" w:cs="Arial"/>
          <w:sz w:val="22"/>
          <w:szCs w:val="22"/>
          <w:highlight w:val="lightGray"/>
        </w:rPr>
        <w:t>5 (cinco) Dias Úteis</w:t>
      </w:r>
      <w:r w:rsidR="00166028">
        <w:rPr>
          <w:rFonts w:ascii="Arial" w:hAnsi="Arial" w:cs="Arial"/>
          <w:sz w:val="22"/>
          <w:szCs w:val="22"/>
        </w:rPr>
        <w:t>]</w:t>
      </w:r>
      <w:r w:rsidR="00B10E0B" w:rsidRPr="006D4C3F">
        <w:rPr>
          <w:rFonts w:ascii="Arial" w:hAnsi="Arial" w:cs="Arial"/>
          <w:sz w:val="22"/>
          <w:szCs w:val="22"/>
        </w:rPr>
        <w:t xml:space="preserve"> subsequentes ao recebimento de eventual Notificação de Discordância pela </w:t>
      </w:r>
      <w:r w:rsidR="00343B44" w:rsidRPr="006D4C3F">
        <w:rPr>
          <w:rFonts w:ascii="Arial" w:hAnsi="Arial" w:cs="Arial"/>
          <w:sz w:val="22"/>
          <w:szCs w:val="22"/>
        </w:rPr>
        <w:t>Comodante</w:t>
      </w:r>
      <w:r w:rsidR="00B10E0B" w:rsidRPr="006D4C3F">
        <w:rPr>
          <w:rFonts w:ascii="Arial" w:hAnsi="Arial" w:cs="Arial"/>
          <w:sz w:val="22"/>
          <w:szCs w:val="22"/>
        </w:rPr>
        <w:t xml:space="preserve">, as Partes buscarão solucionar de boa-fé quaisquer divergências em relação ao </w:t>
      </w:r>
      <w:r w:rsidR="00166028">
        <w:rPr>
          <w:rFonts w:ascii="Arial" w:hAnsi="Arial" w:cs="Arial"/>
          <w:sz w:val="22"/>
          <w:szCs w:val="22"/>
        </w:rPr>
        <w:t>Custo a ser reembolsado</w:t>
      </w:r>
      <w:r w:rsidR="00005D8E">
        <w:rPr>
          <w:rFonts w:ascii="Arial" w:hAnsi="Arial" w:cs="Arial"/>
          <w:sz w:val="22"/>
          <w:szCs w:val="22"/>
        </w:rPr>
        <w:t xml:space="preserve"> pela Comodatária</w:t>
      </w:r>
      <w:r w:rsidR="00B10E0B" w:rsidRPr="006D4C3F">
        <w:rPr>
          <w:rFonts w:ascii="Arial" w:hAnsi="Arial" w:cs="Arial"/>
          <w:sz w:val="22"/>
          <w:szCs w:val="22"/>
        </w:rPr>
        <w:t xml:space="preserve"> (“</w:t>
      </w:r>
      <w:r w:rsidR="00B10E0B" w:rsidRPr="00005D8E">
        <w:rPr>
          <w:rFonts w:ascii="Arial" w:hAnsi="Arial" w:cs="Arial"/>
          <w:b/>
          <w:bCs/>
          <w:sz w:val="22"/>
          <w:szCs w:val="22"/>
        </w:rPr>
        <w:t>Prazo de Discussão</w:t>
      </w:r>
      <w:r w:rsidR="00B10E0B" w:rsidRPr="006D4C3F">
        <w:rPr>
          <w:rFonts w:ascii="Arial" w:hAnsi="Arial" w:cs="Arial"/>
          <w:sz w:val="22"/>
          <w:szCs w:val="22"/>
        </w:rPr>
        <w:t>”). Terminando o Prazo de Discussão, caso as Partes não tenham chegado a um consenso em relação</w:t>
      </w:r>
      <w:r w:rsidR="00343B44" w:rsidRPr="006D4C3F">
        <w:rPr>
          <w:rFonts w:ascii="Arial" w:hAnsi="Arial" w:cs="Arial"/>
          <w:sz w:val="22"/>
          <w:szCs w:val="22"/>
        </w:rPr>
        <w:t xml:space="preserve"> aos valores a serem reembolsados (i) a Comodatária terá 2 (dois) Dias Úteis para pagar a parte incontroversa dos </w:t>
      </w:r>
      <w:r w:rsidR="007E090B" w:rsidRPr="006D4C3F">
        <w:rPr>
          <w:rFonts w:ascii="Arial" w:hAnsi="Arial" w:cs="Arial"/>
          <w:sz w:val="22"/>
          <w:szCs w:val="22"/>
        </w:rPr>
        <w:t xml:space="preserve">Custos </w:t>
      </w:r>
      <w:r w:rsidR="008E52F7" w:rsidRPr="006D4C3F">
        <w:rPr>
          <w:rFonts w:ascii="Arial" w:hAnsi="Arial" w:cs="Arial"/>
          <w:sz w:val="22"/>
          <w:szCs w:val="22"/>
        </w:rPr>
        <w:t>devidos para a Comodante; e (</w:t>
      </w:r>
      <w:proofErr w:type="spellStart"/>
      <w:r w:rsidR="008E52F7" w:rsidRPr="006D4C3F">
        <w:rPr>
          <w:rFonts w:ascii="Arial" w:hAnsi="Arial" w:cs="Arial"/>
          <w:sz w:val="22"/>
          <w:szCs w:val="22"/>
        </w:rPr>
        <w:t>ii</w:t>
      </w:r>
      <w:proofErr w:type="spellEnd"/>
      <w:r w:rsidR="008E52F7" w:rsidRPr="006D4C3F">
        <w:rPr>
          <w:rFonts w:ascii="Arial" w:hAnsi="Arial" w:cs="Arial"/>
          <w:sz w:val="22"/>
          <w:szCs w:val="22"/>
        </w:rPr>
        <w:t xml:space="preserve">) </w:t>
      </w:r>
      <w:r w:rsidR="0089150E" w:rsidRPr="006D4C3F">
        <w:rPr>
          <w:rFonts w:ascii="Arial" w:hAnsi="Arial" w:cs="Arial"/>
          <w:sz w:val="22"/>
          <w:szCs w:val="22"/>
        </w:rPr>
        <w:t xml:space="preserve">as Partes submeterão a controvérsia ao </w:t>
      </w:r>
      <w:r w:rsidR="00680760" w:rsidRPr="006D4C3F">
        <w:rPr>
          <w:rFonts w:ascii="Arial" w:hAnsi="Arial" w:cs="Arial"/>
          <w:sz w:val="22"/>
          <w:szCs w:val="22"/>
        </w:rPr>
        <w:t xml:space="preserve">judiciário. </w:t>
      </w:r>
    </w:p>
    <w:p w14:paraId="321F7D3A" w14:textId="77777777" w:rsidR="00680760" w:rsidRPr="006D4C3F" w:rsidRDefault="00680760" w:rsidP="00005D8E">
      <w:pPr>
        <w:spacing w:after="240" w:line="340" w:lineRule="exact"/>
        <w:ind w:left="709"/>
        <w:contextualSpacing/>
        <w:jc w:val="both"/>
        <w:rPr>
          <w:rFonts w:ascii="Arial" w:hAnsi="Arial" w:cs="Arial"/>
          <w:sz w:val="22"/>
          <w:szCs w:val="22"/>
        </w:rPr>
      </w:pPr>
    </w:p>
    <w:p w14:paraId="76FBC113" w14:textId="2768E095" w:rsidR="006465CB" w:rsidRPr="006465CB" w:rsidRDefault="006465CB" w:rsidP="00005D8E">
      <w:pPr>
        <w:spacing w:after="240" w:line="340" w:lineRule="exact"/>
        <w:ind w:left="709"/>
        <w:contextualSpacing/>
        <w:jc w:val="both"/>
        <w:rPr>
          <w:rFonts w:ascii="Arial" w:hAnsi="Arial" w:cs="Arial"/>
          <w:sz w:val="22"/>
          <w:szCs w:val="22"/>
        </w:rPr>
      </w:pPr>
      <w:r w:rsidRPr="006D4C3F">
        <w:rPr>
          <w:rFonts w:ascii="Arial" w:hAnsi="Arial" w:cs="Arial"/>
          <w:sz w:val="22"/>
          <w:szCs w:val="22"/>
        </w:rPr>
        <w:t xml:space="preserve">4.2.2.4. </w:t>
      </w:r>
      <w:r w:rsidRPr="006465CB">
        <w:rPr>
          <w:rFonts w:ascii="Arial" w:hAnsi="Arial" w:cs="Arial"/>
          <w:sz w:val="22"/>
          <w:szCs w:val="22"/>
        </w:rPr>
        <w:t xml:space="preserve">Caso </w:t>
      </w:r>
      <w:r w:rsidR="00005D8E">
        <w:rPr>
          <w:rFonts w:ascii="Arial" w:hAnsi="Arial" w:cs="Arial"/>
          <w:sz w:val="22"/>
          <w:szCs w:val="22"/>
        </w:rPr>
        <w:t>nenhuma</w:t>
      </w:r>
      <w:r w:rsidRPr="006465CB">
        <w:rPr>
          <w:rFonts w:ascii="Arial" w:hAnsi="Arial" w:cs="Arial"/>
          <w:sz w:val="22"/>
          <w:szCs w:val="22"/>
        </w:rPr>
        <w:t xml:space="preserve"> </w:t>
      </w:r>
      <w:r w:rsidRPr="006D4C3F">
        <w:rPr>
          <w:rFonts w:ascii="Arial" w:hAnsi="Arial" w:cs="Arial"/>
          <w:sz w:val="22"/>
          <w:szCs w:val="22"/>
        </w:rPr>
        <w:t xml:space="preserve">Notificação de Discordância </w:t>
      </w:r>
      <w:r w:rsidRPr="006465CB">
        <w:rPr>
          <w:rFonts w:ascii="Arial" w:hAnsi="Arial" w:cs="Arial"/>
          <w:sz w:val="22"/>
          <w:szCs w:val="22"/>
        </w:rPr>
        <w:t xml:space="preserve">seja </w:t>
      </w:r>
      <w:r w:rsidRPr="006D4C3F">
        <w:rPr>
          <w:rFonts w:ascii="Arial" w:hAnsi="Arial" w:cs="Arial"/>
          <w:sz w:val="22"/>
          <w:szCs w:val="22"/>
        </w:rPr>
        <w:t>enviada</w:t>
      </w:r>
      <w:r w:rsidRPr="006465CB">
        <w:rPr>
          <w:rFonts w:ascii="Arial" w:hAnsi="Arial" w:cs="Arial"/>
          <w:sz w:val="22"/>
          <w:szCs w:val="22"/>
        </w:rPr>
        <w:t xml:space="preserve"> dentro do prazo estabelecido na </w:t>
      </w:r>
      <w:r w:rsidRPr="006D4C3F">
        <w:rPr>
          <w:rFonts w:ascii="Arial" w:hAnsi="Arial" w:cs="Arial"/>
          <w:sz w:val="22"/>
          <w:szCs w:val="22"/>
          <w:u w:val="single"/>
        </w:rPr>
        <w:t>C</w:t>
      </w:r>
      <w:r w:rsidRPr="006465CB">
        <w:rPr>
          <w:rFonts w:ascii="Arial" w:hAnsi="Arial" w:cs="Arial"/>
          <w:sz w:val="22"/>
          <w:szCs w:val="22"/>
          <w:u w:val="single"/>
        </w:rPr>
        <w:t>láusula</w:t>
      </w:r>
      <w:r w:rsidRPr="006D4C3F">
        <w:rPr>
          <w:rFonts w:ascii="Arial" w:hAnsi="Arial" w:cs="Arial"/>
          <w:sz w:val="22"/>
          <w:szCs w:val="22"/>
          <w:u w:val="single"/>
        </w:rPr>
        <w:t xml:space="preserve"> 4.2.2.2</w:t>
      </w:r>
      <w:r w:rsidRPr="006465CB">
        <w:rPr>
          <w:rFonts w:ascii="Arial" w:hAnsi="Arial" w:cs="Arial"/>
          <w:sz w:val="22"/>
          <w:szCs w:val="22"/>
        </w:rPr>
        <w:t xml:space="preserve"> acima, serão considerados aceitos e incontroversos todos os valores cobrados pela </w:t>
      </w:r>
      <w:r w:rsidRPr="006D4C3F">
        <w:rPr>
          <w:rFonts w:ascii="Arial" w:hAnsi="Arial" w:cs="Arial"/>
          <w:sz w:val="22"/>
          <w:szCs w:val="22"/>
        </w:rPr>
        <w:t>Comodante</w:t>
      </w:r>
      <w:r w:rsidRPr="006465CB">
        <w:rPr>
          <w:rFonts w:ascii="Arial" w:hAnsi="Arial" w:cs="Arial"/>
          <w:sz w:val="22"/>
          <w:szCs w:val="22"/>
        </w:rPr>
        <w:t xml:space="preserve"> naquele período.</w:t>
      </w:r>
    </w:p>
    <w:p w14:paraId="5FEA1B37" w14:textId="77777777" w:rsidR="006465CB" w:rsidRPr="006D4C3F" w:rsidRDefault="006465CB" w:rsidP="00005D8E">
      <w:pPr>
        <w:spacing w:after="240" w:line="340" w:lineRule="exact"/>
        <w:ind w:left="709"/>
        <w:contextualSpacing/>
        <w:jc w:val="both"/>
        <w:rPr>
          <w:rFonts w:ascii="Arial" w:hAnsi="Arial" w:cs="Arial"/>
          <w:sz w:val="22"/>
          <w:szCs w:val="22"/>
          <w:highlight w:val="cyan"/>
          <w:lang w:val="pt-PT"/>
        </w:rPr>
      </w:pPr>
    </w:p>
    <w:p w14:paraId="61EB3E53" w14:textId="182E33CE" w:rsidR="00DA11BB" w:rsidRPr="006D4C3F" w:rsidRDefault="006D1046" w:rsidP="00005D8E">
      <w:pPr>
        <w:spacing w:after="240" w:line="340" w:lineRule="exact"/>
        <w:ind w:left="709"/>
        <w:contextualSpacing/>
        <w:jc w:val="both"/>
        <w:rPr>
          <w:rFonts w:ascii="Arial" w:hAnsi="Arial" w:cs="Arial"/>
          <w:sz w:val="22"/>
          <w:szCs w:val="22"/>
          <w:lang w:val="pt-PT"/>
        </w:rPr>
      </w:pPr>
      <w:r w:rsidRPr="006D4C3F">
        <w:rPr>
          <w:rFonts w:ascii="Arial" w:hAnsi="Arial" w:cs="Arial"/>
          <w:sz w:val="22"/>
          <w:szCs w:val="22"/>
        </w:rPr>
        <w:t>4.2.2.5.</w:t>
      </w:r>
      <w:r w:rsidR="00C16200" w:rsidRPr="006D4C3F">
        <w:rPr>
          <w:rFonts w:ascii="Arial" w:hAnsi="Arial" w:cs="Arial"/>
          <w:sz w:val="22"/>
          <w:szCs w:val="22"/>
        </w:rPr>
        <w:t xml:space="preserve"> </w:t>
      </w:r>
      <w:r w:rsidR="00BF4ADE">
        <w:rPr>
          <w:rFonts w:ascii="Arial" w:hAnsi="Arial" w:cs="Arial"/>
          <w:sz w:val="22"/>
          <w:szCs w:val="22"/>
        </w:rPr>
        <w:t>Sem prejuízo do quanto disposto na Cláusula 5.1.1., o</w:t>
      </w:r>
      <w:r w:rsidR="00C16200" w:rsidRPr="006D4C3F">
        <w:rPr>
          <w:rFonts w:ascii="Arial" w:hAnsi="Arial" w:cs="Arial"/>
          <w:sz w:val="22"/>
          <w:szCs w:val="22"/>
          <w:lang w:val="pt-PT"/>
        </w:rPr>
        <w:t xml:space="preserve"> atraso no paga</w:t>
      </w:r>
      <w:r w:rsidR="00C16200" w:rsidRPr="00005D8E">
        <w:rPr>
          <w:rFonts w:ascii="Arial" w:hAnsi="Arial" w:cs="Arial"/>
          <w:sz w:val="22"/>
          <w:szCs w:val="22"/>
          <w:lang w:val="pt-PT"/>
        </w:rPr>
        <w:t xml:space="preserve">mento dos valores devidos pela </w:t>
      </w:r>
      <w:r w:rsidR="00005D8E" w:rsidRPr="00005D8E">
        <w:rPr>
          <w:rFonts w:ascii="Arial" w:hAnsi="Arial" w:cs="Arial"/>
          <w:sz w:val="22"/>
          <w:szCs w:val="22"/>
          <w:lang w:val="pt-PT"/>
        </w:rPr>
        <w:t>Comodatária</w:t>
      </w:r>
      <w:r w:rsidR="00C16200" w:rsidRPr="00005D8E">
        <w:rPr>
          <w:rFonts w:ascii="Arial" w:hAnsi="Arial" w:cs="Arial"/>
          <w:sz w:val="22"/>
          <w:szCs w:val="22"/>
          <w:lang w:val="pt-PT"/>
        </w:rPr>
        <w:t xml:space="preserve"> à </w:t>
      </w:r>
      <w:r w:rsidR="00005D8E" w:rsidRPr="00005D8E">
        <w:rPr>
          <w:rFonts w:ascii="Arial" w:hAnsi="Arial" w:cs="Arial"/>
          <w:sz w:val="22"/>
          <w:szCs w:val="22"/>
          <w:lang w:val="pt-PT"/>
        </w:rPr>
        <w:t xml:space="preserve">Comodante </w:t>
      </w:r>
      <w:r w:rsidR="00C16200" w:rsidRPr="00005D8E">
        <w:rPr>
          <w:rFonts w:ascii="Arial" w:hAnsi="Arial" w:cs="Arial"/>
          <w:sz w:val="22"/>
          <w:szCs w:val="22"/>
          <w:lang w:val="pt-PT"/>
        </w:rPr>
        <w:t>no prazo estabelecido</w:t>
      </w:r>
      <w:r w:rsidR="00C16200" w:rsidRPr="006D4C3F">
        <w:rPr>
          <w:rFonts w:ascii="Arial" w:hAnsi="Arial" w:cs="Arial"/>
          <w:sz w:val="22"/>
          <w:szCs w:val="22"/>
          <w:lang w:val="pt-PT"/>
        </w:rPr>
        <w:t xml:space="preserve"> na </w:t>
      </w:r>
      <w:r w:rsidR="00C16200" w:rsidRPr="00005D8E">
        <w:rPr>
          <w:rFonts w:ascii="Arial" w:hAnsi="Arial" w:cs="Arial"/>
          <w:sz w:val="22"/>
          <w:szCs w:val="22"/>
          <w:u w:val="single"/>
          <w:lang w:val="pt-PT"/>
        </w:rPr>
        <w:t>Cláusula</w:t>
      </w:r>
      <w:r w:rsidR="00654F91" w:rsidRPr="00005D8E">
        <w:rPr>
          <w:rFonts w:ascii="Arial" w:hAnsi="Arial" w:cs="Arial"/>
          <w:sz w:val="22"/>
          <w:szCs w:val="22"/>
          <w:u w:val="single"/>
          <w:lang w:val="pt-PT"/>
        </w:rPr>
        <w:t xml:space="preserve"> </w:t>
      </w:r>
      <w:r w:rsidR="00654F91" w:rsidRPr="00005D8E">
        <w:rPr>
          <w:rFonts w:ascii="Arial" w:hAnsi="Arial" w:cs="Arial"/>
          <w:sz w:val="22"/>
          <w:szCs w:val="22"/>
          <w:u w:val="single"/>
        </w:rPr>
        <w:t>4.2.2.2.</w:t>
      </w:r>
      <w:r w:rsidR="00654F91" w:rsidRPr="006D4C3F">
        <w:rPr>
          <w:rFonts w:ascii="Arial" w:hAnsi="Arial" w:cs="Arial"/>
          <w:sz w:val="22"/>
          <w:szCs w:val="22"/>
        </w:rPr>
        <w:t xml:space="preserve"> </w:t>
      </w:r>
      <w:r w:rsidR="00C16200" w:rsidRPr="006D4C3F">
        <w:rPr>
          <w:rFonts w:ascii="Arial" w:hAnsi="Arial" w:cs="Arial"/>
          <w:sz w:val="22"/>
          <w:szCs w:val="22"/>
          <w:lang w:val="pt-PT"/>
        </w:rPr>
        <w:t xml:space="preserve">acarretará incidência de multa moratória de 2% (dois por cento), calculada sobre o valor total do pagamento em atraso, além de juros de mora de 12% (doze por cento) ao ano, calculado </w:t>
      </w:r>
      <w:r w:rsidR="00C16200" w:rsidRPr="006D4C3F">
        <w:rPr>
          <w:rFonts w:ascii="Arial" w:hAnsi="Arial" w:cs="Arial"/>
          <w:i/>
          <w:sz w:val="22"/>
          <w:szCs w:val="22"/>
          <w:lang w:val="pt-PT"/>
        </w:rPr>
        <w:t xml:space="preserve">pro rata die </w:t>
      </w:r>
      <w:r w:rsidR="00C16200" w:rsidRPr="006D4C3F">
        <w:rPr>
          <w:rFonts w:ascii="Arial" w:hAnsi="Arial" w:cs="Arial"/>
          <w:sz w:val="22"/>
          <w:szCs w:val="22"/>
          <w:lang w:val="pt-PT"/>
        </w:rPr>
        <w:t xml:space="preserve">desde a data em que o valor se tornou devido até a data do efetivo pagamento, e correção monetária com base na variação acumulada </w:t>
      </w:r>
      <w:r w:rsidR="00C16200" w:rsidRPr="006D4C3F">
        <w:rPr>
          <w:rFonts w:ascii="Arial" w:hAnsi="Arial" w:cs="Arial"/>
          <w:i/>
          <w:sz w:val="22"/>
          <w:szCs w:val="22"/>
          <w:lang w:val="pt-PT"/>
        </w:rPr>
        <w:t xml:space="preserve">pro rata die </w:t>
      </w:r>
      <w:r w:rsidR="00C16200" w:rsidRPr="006D4C3F">
        <w:rPr>
          <w:rFonts w:ascii="Arial" w:hAnsi="Arial" w:cs="Arial"/>
          <w:sz w:val="22"/>
          <w:szCs w:val="22"/>
          <w:lang w:val="pt-PT"/>
        </w:rPr>
        <w:t xml:space="preserve">do </w:t>
      </w:r>
      <w:r w:rsidR="00C24A0B">
        <w:rPr>
          <w:rFonts w:ascii="Arial" w:hAnsi="Arial" w:cs="Arial"/>
          <w:sz w:val="22"/>
          <w:szCs w:val="22"/>
          <w:lang w:val="pt-PT"/>
        </w:rPr>
        <w:t>CDI</w:t>
      </w:r>
      <w:r w:rsidR="00C16200" w:rsidRPr="006D4C3F">
        <w:rPr>
          <w:rFonts w:ascii="Arial" w:hAnsi="Arial" w:cs="Arial"/>
          <w:sz w:val="22"/>
          <w:szCs w:val="22"/>
          <w:lang w:val="pt-PT"/>
        </w:rPr>
        <w:t xml:space="preserve"> do mês da emissão da fatura até o mê</w:t>
      </w:r>
      <w:r w:rsidR="005A1C86">
        <w:rPr>
          <w:rFonts w:ascii="Arial" w:hAnsi="Arial" w:cs="Arial"/>
          <w:sz w:val="22"/>
          <w:szCs w:val="22"/>
          <w:lang w:val="pt-PT"/>
        </w:rPr>
        <w:t>s do</w:t>
      </w:r>
      <w:r w:rsidR="00C16200" w:rsidRPr="006D4C3F">
        <w:rPr>
          <w:rFonts w:ascii="Arial" w:hAnsi="Arial" w:cs="Arial"/>
          <w:sz w:val="22"/>
          <w:szCs w:val="22"/>
          <w:lang w:val="pt-PT"/>
        </w:rPr>
        <w:t xml:space="preserve"> pagamento.</w:t>
      </w:r>
    </w:p>
    <w:p w14:paraId="317DEECF" w14:textId="77777777" w:rsidR="00C16200" w:rsidRPr="006D4C3F" w:rsidRDefault="00C16200" w:rsidP="006D4C3F">
      <w:pPr>
        <w:spacing w:after="240" w:line="340" w:lineRule="exact"/>
        <w:ind w:left="959"/>
        <w:contextualSpacing/>
        <w:rPr>
          <w:rFonts w:ascii="Arial" w:hAnsi="Arial" w:cs="Arial"/>
          <w:sz w:val="22"/>
          <w:szCs w:val="22"/>
          <w:lang w:val="pt-PT"/>
        </w:rPr>
      </w:pPr>
    </w:p>
    <w:p w14:paraId="6D6D5DAF" w14:textId="545E5CF6" w:rsidR="00092521" w:rsidRPr="006D4C3F" w:rsidRDefault="0031380D" w:rsidP="006D4C3F">
      <w:pPr>
        <w:spacing w:after="240" w:line="340" w:lineRule="exact"/>
        <w:contextualSpacing/>
        <w:jc w:val="both"/>
        <w:rPr>
          <w:rFonts w:ascii="Arial" w:hAnsi="Arial" w:cs="Arial"/>
          <w:sz w:val="22"/>
          <w:szCs w:val="22"/>
        </w:rPr>
      </w:pPr>
      <w:r w:rsidRPr="006D4C3F">
        <w:rPr>
          <w:rFonts w:ascii="Arial" w:hAnsi="Arial" w:cs="Arial"/>
          <w:sz w:val="22"/>
          <w:szCs w:val="22"/>
        </w:rPr>
        <w:t>4.</w:t>
      </w:r>
      <w:r w:rsidR="00827A5A" w:rsidRPr="006D4C3F">
        <w:rPr>
          <w:rFonts w:ascii="Arial" w:hAnsi="Arial" w:cs="Arial"/>
          <w:sz w:val="22"/>
          <w:szCs w:val="22"/>
        </w:rPr>
        <w:t>2</w:t>
      </w:r>
      <w:r w:rsidRPr="006D4C3F">
        <w:rPr>
          <w:rFonts w:ascii="Arial" w:hAnsi="Arial" w:cs="Arial"/>
          <w:sz w:val="22"/>
          <w:szCs w:val="22"/>
        </w:rPr>
        <w:t xml:space="preserve">.3 </w:t>
      </w:r>
      <w:r w:rsidR="00092521" w:rsidRPr="006D4C3F">
        <w:rPr>
          <w:rFonts w:ascii="Arial" w:hAnsi="Arial" w:cs="Arial"/>
          <w:sz w:val="22"/>
          <w:szCs w:val="22"/>
        </w:rPr>
        <w:t xml:space="preserve">A partir da </w:t>
      </w:r>
      <w:r w:rsidR="00B7352B" w:rsidRPr="006D4C3F">
        <w:rPr>
          <w:rFonts w:ascii="Arial" w:hAnsi="Arial" w:cs="Arial"/>
          <w:sz w:val="22"/>
          <w:szCs w:val="22"/>
        </w:rPr>
        <w:t>presente data</w:t>
      </w:r>
      <w:r w:rsidR="00092521" w:rsidRPr="006D4C3F">
        <w:rPr>
          <w:rFonts w:ascii="Arial" w:hAnsi="Arial" w:cs="Arial"/>
          <w:sz w:val="22"/>
          <w:szCs w:val="22"/>
        </w:rPr>
        <w:t xml:space="preserve">, a </w:t>
      </w:r>
      <w:r w:rsidR="00B7352B" w:rsidRPr="006D4C3F">
        <w:rPr>
          <w:rFonts w:ascii="Arial" w:hAnsi="Arial" w:cs="Arial"/>
          <w:sz w:val="22"/>
          <w:szCs w:val="22"/>
        </w:rPr>
        <w:t>Comodatária</w:t>
      </w:r>
      <w:r w:rsidR="00092521" w:rsidRPr="006D4C3F">
        <w:rPr>
          <w:rFonts w:ascii="Arial" w:hAnsi="Arial" w:cs="Arial"/>
          <w:sz w:val="22"/>
          <w:szCs w:val="22"/>
        </w:rPr>
        <w:t xml:space="preserve"> estará autorizada a instalar medidor de energia elétrica para que as despesas de energia elétrica sejam apuradas individualmente sobre </w:t>
      </w:r>
      <w:r w:rsidR="003B4316" w:rsidRPr="006D4C3F">
        <w:rPr>
          <w:rFonts w:ascii="Arial" w:hAnsi="Arial" w:cs="Arial"/>
          <w:sz w:val="22"/>
          <w:szCs w:val="22"/>
        </w:rPr>
        <w:t>o</w:t>
      </w:r>
      <w:r w:rsidR="00B7352B" w:rsidRPr="006D4C3F">
        <w:rPr>
          <w:rFonts w:ascii="Arial" w:hAnsi="Arial" w:cs="Arial"/>
          <w:sz w:val="22"/>
          <w:szCs w:val="22"/>
        </w:rPr>
        <w:t>s</w:t>
      </w:r>
      <w:r w:rsidR="003B4316" w:rsidRPr="006D4C3F">
        <w:rPr>
          <w:rFonts w:ascii="Arial" w:hAnsi="Arial" w:cs="Arial"/>
          <w:sz w:val="22"/>
          <w:szCs w:val="22"/>
        </w:rPr>
        <w:t xml:space="preserve"> </w:t>
      </w:r>
      <w:r w:rsidR="00B7352B" w:rsidRPr="006D4C3F">
        <w:rPr>
          <w:rFonts w:ascii="Arial" w:hAnsi="Arial" w:cs="Arial"/>
          <w:sz w:val="22"/>
          <w:szCs w:val="22"/>
        </w:rPr>
        <w:t>Imóveis</w:t>
      </w:r>
      <w:r w:rsidR="00092521" w:rsidRPr="006D4C3F">
        <w:rPr>
          <w:rFonts w:ascii="Arial" w:hAnsi="Arial" w:cs="Arial"/>
          <w:sz w:val="22"/>
          <w:szCs w:val="22"/>
        </w:rPr>
        <w:t>.</w:t>
      </w:r>
    </w:p>
    <w:p w14:paraId="517696F1" w14:textId="4314BFCE" w:rsidR="00092521" w:rsidRPr="006D4C3F" w:rsidRDefault="00203DA9" w:rsidP="006D4C3F">
      <w:pPr>
        <w:pStyle w:val="PargrafodaLista"/>
        <w:widowControl/>
        <w:autoSpaceDE/>
        <w:autoSpaceDN/>
        <w:spacing w:after="240" w:line="340" w:lineRule="exact"/>
        <w:ind w:left="0"/>
        <w:contextualSpacing/>
        <w:rPr>
          <w:rFonts w:ascii="Arial" w:hAnsi="Arial" w:cs="Arial"/>
        </w:rPr>
      </w:pPr>
      <w:commentRangeStart w:id="19"/>
      <w:r w:rsidRPr="006D4C3F">
        <w:rPr>
          <w:rFonts w:ascii="Arial" w:hAnsi="Arial" w:cs="Arial"/>
        </w:rPr>
        <w:t>[</w:t>
      </w:r>
      <w:r w:rsidR="0031380D" w:rsidRPr="006D4C3F">
        <w:rPr>
          <w:rFonts w:ascii="Arial" w:hAnsi="Arial" w:cs="Arial"/>
        </w:rPr>
        <w:t>4.</w:t>
      </w:r>
      <w:r w:rsidR="00827A5A" w:rsidRPr="006D4C3F">
        <w:rPr>
          <w:rFonts w:ascii="Arial" w:hAnsi="Arial" w:cs="Arial"/>
        </w:rPr>
        <w:t>3</w:t>
      </w:r>
      <w:r w:rsidR="00252B1E" w:rsidRPr="006D4C3F">
        <w:rPr>
          <w:rFonts w:ascii="Arial" w:hAnsi="Arial" w:cs="Arial"/>
        </w:rPr>
        <w:t>.</w:t>
      </w:r>
      <w:r w:rsidR="00B7352B" w:rsidRPr="006D4C3F">
        <w:rPr>
          <w:rFonts w:ascii="Arial" w:hAnsi="Arial" w:cs="Arial"/>
        </w:rPr>
        <w:tab/>
      </w:r>
      <w:r w:rsidR="00827A5A" w:rsidRPr="006D4C3F">
        <w:rPr>
          <w:rFonts w:ascii="Arial" w:hAnsi="Arial" w:cs="Arial"/>
          <w:u w:val="single"/>
        </w:rPr>
        <w:t>Procedimentos Operacionais</w:t>
      </w:r>
      <w:r w:rsidR="00827A5A" w:rsidRPr="006D4C3F">
        <w:rPr>
          <w:rFonts w:ascii="Arial" w:hAnsi="Arial" w:cs="Arial"/>
        </w:rPr>
        <w:t xml:space="preserve">. </w:t>
      </w:r>
      <w:r w:rsidR="00092521" w:rsidRPr="006D4C3F">
        <w:rPr>
          <w:rFonts w:ascii="Arial" w:hAnsi="Arial" w:cs="Arial"/>
        </w:rPr>
        <w:t xml:space="preserve">Durante a vigência deste instrumento, a </w:t>
      </w:r>
      <w:r w:rsidR="006937E6" w:rsidRPr="006D4C3F">
        <w:rPr>
          <w:rFonts w:ascii="Arial" w:hAnsi="Arial" w:cs="Arial"/>
        </w:rPr>
        <w:t>Comodatária</w:t>
      </w:r>
      <w:r w:rsidR="00092521" w:rsidRPr="006D4C3F">
        <w:rPr>
          <w:rFonts w:ascii="Arial" w:hAnsi="Arial" w:cs="Arial"/>
        </w:rPr>
        <w:t xml:space="preserve"> deverá observar os </w:t>
      </w:r>
      <w:bookmarkStart w:id="20" w:name="_Hlk185338978"/>
      <w:r w:rsidR="00822BF8" w:rsidRPr="006D4C3F">
        <w:rPr>
          <w:rFonts w:ascii="Arial" w:hAnsi="Arial" w:cs="Arial"/>
        </w:rPr>
        <w:t>regulamentos</w:t>
      </w:r>
      <w:r w:rsidR="008A35EB" w:rsidRPr="006D4C3F">
        <w:rPr>
          <w:rFonts w:ascii="Arial" w:hAnsi="Arial" w:cs="Arial"/>
        </w:rPr>
        <w:t>,</w:t>
      </w:r>
      <w:r w:rsidR="00822BF8" w:rsidRPr="006D4C3F">
        <w:rPr>
          <w:rFonts w:ascii="Arial" w:hAnsi="Arial" w:cs="Arial"/>
        </w:rPr>
        <w:t xml:space="preserve"> normas internas</w:t>
      </w:r>
      <w:r w:rsidR="008A35EB" w:rsidRPr="006D4C3F">
        <w:rPr>
          <w:rFonts w:ascii="Arial" w:hAnsi="Arial" w:cs="Arial"/>
        </w:rPr>
        <w:t xml:space="preserve"> e demais procedimentos de segurança</w:t>
      </w:r>
      <w:r w:rsidR="00822BF8" w:rsidRPr="006D4C3F">
        <w:rPr>
          <w:rFonts w:ascii="Arial" w:hAnsi="Arial" w:cs="Arial"/>
        </w:rPr>
        <w:t xml:space="preserve"> </w:t>
      </w:r>
      <w:r w:rsidR="008A35EB" w:rsidRPr="006D4C3F">
        <w:rPr>
          <w:rFonts w:ascii="Arial" w:hAnsi="Arial" w:cs="Arial"/>
        </w:rPr>
        <w:t xml:space="preserve">relativos </w:t>
      </w:r>
      <w:r w:rsidR="00822BF8" w:rsidRPr="006D4C3F">
        <w:rPr>
          <w:rFonts w:ascii="Arial" w:hAnsi="Arial" w:cs="Arial"/>
        </w:rPr>
        <w:t>aos Imóveis</w:t>
      </w:r>
      <w:r w:rsidR="008A35EB" w:rsidRPr="006D4C3F">
        <w:rPr>
          <w:rFonts w:ascii="Arial" w:hAnsi="Arial" w:cs="Arial"/>
        </w:rPr>
        <w:t xml:space="preserve">, incluindo os </w:t>
      </w:r>
      <w:r w:rsidR="00092521" w:rsidRPr="006D4C3F">
        <w:rPr>
          <w:rFonts w:ascii="Arial" w:hAnsi="Arial" w:cs="Arial"/>
        </w:rPr>
        <w:t xml:space="preserve">procedimentos operacionais de utilização e acesso </w:t>
      </w:r>
      <w:r w:rsidR="003B4316" w:rsidRPr="006D4C3F">
        <w:rPr>
          <w:rFonts w:ascii="Arial" w:hAnsi="Arial" w:cs="Arial"/>
        </w:rPr>
        <w:t>ao</w:t>
      </w:r>
      <w:r w:rsidR="006937E6" w:rsidRPr="006D4C3F">
        <w:rPr>
          <w:rFonts w:ascii="Arial" w:hAnsi="Arial" w:cs="Arial"/>
        </w:rPr>
        <w:t>s</w:t>
      </w:r>
      <w:r w:rsidR="003B4316" w:rsidRPr="006D4C3F">
        <w:rPr>
          <w:rFonts w:ascii="Arial" w:hAnsi="Arial" w:cs="Arial"/>
        </w:rPr>
        <w:t xml:space="preserve"> </w:t>
      </w:r>
      <w:r w:rsidR="006937E6" w:rsidRPr="006D4C3F">
        <w:rPr>
          <w:rFonts w:ascii="Arial" w:hAnsi="Arial" w:cs="Arial"/>
        </w:rPr>
        <w:t>Imóveis</w:t>
      </w:r>
      <w:r w:rsidR="00092521" w:rsidRPr="006D4C3F">
        <w:rPr>
          <w:rFonts w:ascii="Arial" w:hAnsi="Arial" w:cs="Arial"/>
        </w:rPr>
        <w:t xml:space="preserve"> </w:t>
      </w:r>
      <w:bookmarkEnd w:id="20"/>
      <w:r w:rsidR="00092521" w:rsidRPr="006D4C3F">
        <w:rPr>
          <w:rFonts w:ascii="Arial" w:hAnsi="Arial" w:cs="Arial"/>
        </w:rPr>
        <w:t xml:space="preserve">estabelecidos no </w:t>
      </w:r>
      <w:r w:rsidR="00092521" w:rsidRPr="006D4C3F">
        <w:rPr>
          <w:rFonts w:ascii="Arial" w:hAnsi="Arial" w:cs="Arial"/>
          <w:u w:val="single"/>
        </w:rPr>
        <w:t xml:space="preserve">Anexo </w:t>
      </w:r>
      <w:r w:rsidR="00827A5A" w:rsidRPr="006D4C3F">
        <w:rPr>
          <w:rFonts w:ascii="Arial" w:hAnsi="Arial" w:cs="Arial"/>
          <w:u w:val="single"/>
        </w:rPr>
        <w:t>4.</w:t>
      </w:r>
      <w:r w:rsidR="00E31DC4" w:rsidRPr="006D4C3F">
        <w:rPr>
          <w:rFonts w:ascii="Arial" w:hAnsi="Arial" w:cs="Arial"/>
          <w:u w:val="single"/>
        </w:rPr>
        <w:t>3</w:t>
      </w:r>
      <w:r w:rsidR="00E25DBF">
        <w:rPr>
          <w:rFonts w:ascii="Arial" w:hAnsi="Arial" w:cs="Arial"/>
        </w:rPr>
        <w:t xml:space="preserve"> (“</w:t>
      </w:r>
      <w:r w:rsidR="00E25DBF" w:rsidRPr="00863C41">
        <w:rPr>
          <w:rFonts w:ascii="Arial" w:hAnsi="Arial" w:cs="Arial"/>
          <w:b/>
          <w:bCs/>
        </w:rPr>
        <w:t>Procedimentos Operacionais</w:t>
      </w:r>
      <w:r w:rsidR="00E25DBF">
        <w:rPr>
          <w:rFonts w:ascii="Arial" w:hAnsi="Arial" w:cs="Arial"/>
        </w:rPr>
        <w:t>”)</w:t>
      </w:r>
      <w:r w:rsidRPr="006D4C3F">
        <w:rPr>
          <w:rFonts w:ascii="Arial" w:hAnsi="Arial" w:cs="Arial"/>
        </w:rPr>
        <w:t>]</w:t>
      </w:r>
      <w:r w:rsidRPr="006D4C3F">
        <w:rPr>
          <w:rStyle w:val="Refdenotaderodap"/>
          <w:rFonts w:ascii="Arial" w:hAnsi="Arial" w:cs="Arial"/>
        </w:rPr>
        <w:footnoteReference w:id="8"/>
      </w:r>
      <w:r w:rsidR="00822BF8" w:rsidRPr="006D4C3F">
        <w:rPr>
          <w:rFonts w:ascii="Arial" w:hAnsi="Arial" w:cs="Arial"/>
        </w:rPr>
        <w:t xml:space="preserve"> </w:t>
      </w:r>
      <w:commentRangeEnd w:id="19"/>
      <w:r w:rsidR="00793922">
        <w:rPr>
          <w:rStyle w:val="Refdecomentrio"/>
          <w:rFonts w:ascii="Times New Roman" w:eastAsia="Times New Roman" w:hAnsi="Times New Roman" w:cs="Times New Roman"/>
          <w:lang w:val="pt-BR" w:eastAsia="pt-BR"/>
        </w:rPr>
        <w:commentReference w:id="19"/>
      </w:r>
    </w:p>
    <w:p w14:paraId="1C66E1DD" w14:textId="77777777" w:rsidR="00E5262B" w:rsidRPr="006D4C3F" w:rsidRDefault="004660EE" w:rsidP="006D4C3F">
      <w:pPr>
        <w:pStyle w:val="Ttulo4"/>
        <w:spacing w:after="240" w:line="340" w:lineRule="exact"/>
        <w:jc w:val="center"/>
        <w:rPr>
          <w:sz w:val="22"/>
          <w:szCs w:val="22"/>
        </w:rPr>
      </w:pPr>
      <w:r w:rsidRPr="006D4C3F">
        <w:rPr>
          <w:sz w:val="22"/>
          <w:szCs w:val="22"/>
        </w:rPr>
        <w:t>CLÁUSULA QUINTA</w:t>
      </w:r>
    </w:p>
    <w:p w14:paraId="01F96AEE" w14:textId="7AD2F3E1" w:rsidR="004660EE" w:rsidRPr="006D4C3F" w:rsidRDefault="00413324" w:rsidP="006D4C3F">
      <w:pPr>
        <w:pStyle w:val="Ttulo4"/>
        <w:spacing w:after="240" w:line="340" w:lineRule="exact"/>
        <w:jc w:val="center"/>
        <w:rPr>
          <w:sz w:val="22"/>
          <w:szCs w:val="22"/>
        </w:rPr>
      </w:pPr>
      <w:r w:rsidRPr="006D4C3F">
        <w:rPr>
          <w:sz w:val="22"/>
          <w:szCs w:val="22"/>
        </w:rPr>
        <w:t>DA DEN</w:t>
      </w:r>
      <w:r w:rsidR="00AC4E5A" w:rsidRPr="006D4C3F">
        <w:rPr>
          <w:sz w:val="22"/>
          <w:szCs w:val="22"/>
        </w:rPr>
        <w:t>Ú</w:t>
      </w:r>
      <w:r w:rsidRPr="006D4C3F">
        <w:rPr>
          <w:sz w:val="22"/>
          <w:szCs w:val="22"/>
        </w:rPr>
        <w:t>NCIA E DA RESCISÃO</w:t>
      </w:r>
    </w:p>
    <w:p w14:paraId="6FD1E9EB" w14:textId="78EB0789" w:rsidR="009A1524" w:rsidRPr="006D4C3F" w:rsidRDefault="00A33752" w:rsidP="006D4C3F">
      <w:pPr>
        <w:spacing w:after="240" w:line="340" w:lineRule="exact"/>
        <w:jc w:val="both"/>
        <w:rPr>
          <w:rFonts w:ascii="Arial" w:hAnsi="Arial" w:cs="Arial"/>
          <w:sz w:val="22"/>
          <w:szCs w:val="22"/>
        </w:rPr>
      </w:pPr>
      <w:r w:rsidRPr="006D4C3F">
        <w:rPr>
          <w:rFonts w:ascii="Arial" w:hAnsi="Arial" w:cs="Arial"/>
          <w:sz w:val="22"/>
          <w:szCs w:val="22"/>
        </w:rPr>
        <w:t>5</w:t>
      </w:r>
      <w:r w:rsidR="009A1524" w:rsidRPr="006D4C3F">
        <w:rPr>
          <w:rFonts w:ascii="Arial" w:hAnsi="Arial" w:cs="Arial"/>
          <w:sz w:val="22"/>
          <w:szCs w:val="22"/>
        </w:rPr>
        <w:t>.1</w:t>
      </w:r>
      <w:r w:rsidR="0028067F" w:rsidRPr="006D4C3F">
        <w:rPr>
          <w:rFonts w:ascii="Arial" w:hAnsi="Arial" w:cs="Arial"/>
          <w:sz w:val="22"/>
          <w:szCs w:val="22"/>
        </w:rPr>
        <w:t>.</w:t>
      </w:r>
      <w:r w:rsidR="0028067F" w:rsidRPr="006D4C3F">
        <w:rPr>
          <w:rFonts w:ascii="Arial" w:hAnsi="Arial" w:cs="Arial"/>
          <w:sz w:val="22"/>
          <w:szCs w:val="22"/>
        </w:rPr>
        <w:tab/>
      </w:r>
      <w:r w:rsidR="0028067F" w:rsidRPr="006D4C3F">
        <w:rPr>
          <w:rFonts w:ascii="Arial" w:hAnsi="Arial" w:cs="Arial"/>
          <w:sz w:val="22"/>
          <w:szCs w:val="22"/>
          <w:u w:val="single"/>
        </w:rPr>
        <w:t>Hipóteses de Rescisão</w:t>
      </w:r>
      <w:r w:rsidR="0028067F" w:rsidRPr="006D4C3F">
        <w:rPr>
          <w:rFonts w:ascii="Arial" w:hAnsi="Arial" w:cs="Arial"/>
          <w:sz w:val="22"/>
          <w:szCs w:val="22"/>
        </w:rPr>
        <w:t>. E</w:t>
      </w:r>
      <w:r w:rsidR="009A1524" w:rsidRPr="006D4C3F">
        <w:rPr>
          <w:rFonts w:ascii="Arial" w:hAnsi="Arial" w:cs="Arial"/>
          <w:sz w:val="22"/>
          <w:szCs w:val="22"/>
        </w:rPr>
        <w:t xml:space="preserve">ste </w:t>
      </w:r>
      <w:r w:rsidR="003B4316" w:rsidRPr="006D4C3F">
        <w:rPr>
          <w:rFonts w:ascii="Arial" w:hAnsi="Arial" w:cs="Arial"/>
          <w:sz w:val="22"/>
          <w:szCs w:val="22"/>
        </w:rPr>
        <w:t>Contrato</w:t>
      </w:r>
      <w:r w:rsidR="009A1524" w:rsidRPr="006D4C3F">
        <w:rPr>
          <w:rFonts w:ascii="Arial" w:hAnsi="Arial" w:cs="Arial"/>
          <w:sz w:val="22"/>
          <w:szCs w:val="22"/>
        </w:rPr>
        <w:t>, sem prejuízo das multas e sanções previstas, ficará rescindido, nos seguintes casos</w:t>
      </w:r>
      <w:r w:rsidR="005836F4">
        <w:rPr>
          <w:rFonts w:ascii="Arial" w:hAnsi="Arial" w:cs="Arial"/>
          <w:sz w:val="22"/>
          <w:szCs w:val="22"/>
        </w:rPr>
        <w:t xml:space="preserve"> (“</w:t>
      </w:r>
      <w:r w:rsidR="005836F4" w:rsidRPr="005836F4">
        <w:rPr>
          <w:rFonts w:ascii="Arial" w:hAnsi="Arial" w:cs="Arial"/>
          <w:sz w:val="22"/>
          <w:szCs w:val="22"/>
          <w:u w:val="single"/>
        </w:rPr>
        <w:t>Hipóteses</w:t>
      </w:r>
      <w:r w:rsidR="005836F4" w:rsidRPr="00863C41">
        <w:rPr>
          <w:rFonts w:ascii="Arial" w:hAnsi="Arial" w:cs="Arial"/>
          <w:sz w:val="22"/>
          <w:szCs w:val="22"/>
          <w:u w:val="single"/>
        </w:rPr>
        <w:t xml:space="preserve"> de Rescisão</w:t>
      </w:r>
      <w:r w:rsidR="005836F4">
        <w:rPr>
          <w:rFonts w:ascii="Arial" w:hAnsi="Arial" w:cs="Arial"/>
          <w:sz w:val="22"/>
          <w:szCs w:val="22"/>
        </w:rPr>
        <w:t>”)</w:t>
      </w:r>
      <w:r w:rsidR="009A1524" w:rsidRPr="006D4C3F">
        <w:rPr>
          <w:rFonts w:ascii="Arial" w:hAnsi="Arial" w:cs="Arial"/>
          <w:sz w:val="22"/>
          <w:szCs w:val="22"/>
        </w:rPr>
        <w:t>:</w:t>
      </w:r>
      <w:r w:rsidR="008919BA">
        <w:rPr>
          <w:rStyle w:val="Refdenotaderodap"/>
          <w:rFonts w:ascii="Arial" w:hAnsi="Arial" w:cs="Arial"/>
          <w:sz w:val="22"/>
          <w:szCs w:val="22"/>
        </w:rPr>
        <w:footnoteReference w:id="9"/>
      </w:r>
    </w:p>
    <w:p w14:paraId="3F8346B4" w14:textId="0E0F0859" w:rsidR="009A1524" w:rsidRPr="006D4C3F" w:rsidRDefault="00A33752" w:rsidP="006D4C3F">
      <w:pPr>
        <w:spacing w:after="240" w:line="340" w:lineRule="exact"/>
        <w:ind w:left="708"/>
        <w:jc w:val="both"/>
        <w:rPr>
          <w:rFonts w:ascii="Arial" w:hAnsi="Arial" w:cs="Arial"/>
          <w:sz w:val="22"/>
          <w:szCs w:val="22"/>
        </w:rPr>
      </w:pPr>
      <w:r w:rsidRPr="006D4C3F">
        <w:rPr>
          <w:rFonts w:ascii="Arial" w:hAnsi="Arial" w:cs="Arial"/>
          <w:sz w:val="22"/>
          <w:szCs w:val="22"/>
        </w:rPr>
        <w:t>5</w:t>
      </w:r>
      <w:r w:rsidR="009A1524" w:rsidRPr="006D4C3F">
        <w:rPr>
          <w:rFonts w:ascii="Arial" w:hAnsi="Arial" w:cs="Arial"/>
          <w:sz w:val="22"/>
          <w:szCs w:val="22"/>
        </w:rPr>
        <w:t xml:space="preserve">.1.1. </w:t>
      </w:r>
      <w:r w:rsidR="0028067F" w:rsidRPr="006D4C3F">
        <w:rPr>
          <w:rFonts w:ascii="Arial" w:hAnsi="Arial" w:cs="Arial"/>
          <w:sz w:val="22"/>
          <w:szCs w:val="22"/>
        </w:rPr>
        <w:t>S</w:t>
      </w:r>
      <w:r w:rsidR="009A1524" w:rsidRPr="006D4C3F">
        <w:rPr>
          <w:rFonts w:ascii="Arial" w:hAnsi="Arial" w:cs="Arial"/>
          <w:sz w:val="22"/>
          <w:szCs w:val="22"/>
        </w:rPr>
        <w:t xml:space="preserve">e </w:t>
      </w:r>
      <w:r w:rsidR="00C50AAD" w:rsidRPr="006D4C3F">
        <w:rPr>
          <w:rFonts w:ascii="Arial" w:hAnsi="Arial" w:cs="Arial"/>
          <w:sz w:val="22"/>
          <w:szCs w:val="22"/>
        </w:rPr>
        <w:t>a</w:t>
      </w:r>
      <w:r w:rsidR="009A1524" w:rsidRPr="006D4C3F">
        <w:rPr>
          <w:rFonts w:ascii="Arial" w:hAnsi="Arial" w:cs="Arial"/>
          <w:sz w:val="22"/>
          <w:szCs w:val="22"/>
        </w:rPr>
        <w:t xml:space="preserve"> </w:t>
      </w:r>
      <w:r w:rsidR="0028067F" w:rsidRPr="006D4C3F">
        <w:rPr>
          <w:rFonts w:ascii="Arial" w:hAnsi="Arial" w:cs="Arial"/>
          <w:bCs/>
          <w:sz w:val="22"/>
          <w:szCs w:val="22"/>
        </w:rPr>
        <w:t>Comodatária</w:t>
      </w:r>
      <w:r w:rsidR="00C50AAD" w:rsidRPr="006D4C3F">
        <w:rPr>
          <w:rFonts w:ascii="Arial" w:hAnsi="Arial" w:cs="Arial"/>
          <w:sz w:val="22"/>
          <w:szCs w:val="22"/>
        </w:rPr>
        <w:t xml:space="preserve"> </w:t>
      </w:r>
      <w:r w:rsidR="009A1524" w:rsidRPr="006D4C3F">
        <w:rPr>
          <w:rFonts w:ascii="Arial" w:hAnsi="Arial" w:cs="Arial"/>
          <w:sz w:val="22"/>
          <w:szCs w:val="22"/>
        </w:rPr>
        <w:t xml:space="preserve">deixar de pagar os </w:t>
      </w:r>
      <w:r w:rsidR="0028067F" w:rsidRPr="006D4C3F">
        <w:rPr>
          <w:rFonts w:ascii="Arial" w:hAnsi="Arial" w:cs="Arial"/>
          <w:sz w:val="22"/>
          <w:szCs w:val="22"/>
        </w:rPr>
        <w:t>Custos</w:t>
      </w:r>
      <w:r w:rsidR="009A1524" w:rsidRPr="006D4C3F">
        <w:rPr>
          <w:rFonts w:ascii="Arial" w:hAnsi="Arial" w:cs="Arial"/>
          <w:sz w:val="22"/>
          <w:szCs w:val="22"/>
        </w:rPr>
        <w:t xml:space="preserve"> previstos </w:t>
      </w:r>
      <w:r w:rsidR="0028067F" w:rsidRPr="006D4C3F">
        <w:rPr>
          <w:rFonts w:ascii="Arial" w:hAnsi="Arial" w:cs="Arial"/>
          <w:sz w:val="22"/>
          <w:szCs w:val="22"/>
        </w:rPr>
        <w:t>neste</w:t>
      </w:r>
      <w:r w:rsidR="009A1524" w:rsidRPr="006D4C3F">
        <w:rPr>
          <w:rFonts w:ascii="Arial" w:hAnsi="Arial" w:cs="Arial"/>
          <w:sz w:val="22"/>
          <w:szCs w:val="22"/>
        </w:rPr>
        <w:t xml:space="preserve"> Contrato em seus vencimentos, após notificada pela </w:t>
      </w:r>
      <w:r w:rsidR="0028067F" w:rsidRPr="006D4C3F">
        <w:rPr>
          <w:rFonts w:ascii="Arial" w:hAnsi="Arial" w:cs="Arial"/>
          <w:bCs/>
          <w:sz w:val="22"/>
          <w:szCs w:val="22"/>
        </w:rPr>
        <w:t>Comodante</w:t>
      </w:r>
      <w:r w:rsidR="009A1524" w:rsidRPr="006D4C3F">
        <w:rPr>
          <w:rFonts w:ascii="Arial" w:hAnsi="Arial" w:cs="Arial"/>
          <w:sz w:val="22"/>
          <w:szCs w:val="22"/>
        </w:rPr>
        <w:t xml:space="preserve"> para saldar seu débito com os acréscimos legais e contratuais;</w:t>
      </w:r>
    </w:p>
    <w:p w14:paraId="618309ED" w14:textId="5E9EAC88" w:rsidR="009A1524" w:rsidRPr="006D4C3F" w:rsidRDefault="00A33752" w:rsidP="006D4C3F">
      <w:pPr>
        <w:spacing w:after="240" w:line="340" w:lineRule="exact"/>
        <w:ind w:left="708"/>
        <w:jc w:val="both"/>
        <w:rPr>
          <w:rFonts w:ascii="Arial" w:hAnsi="Arial" w:cs="Arial"/>
          <w:sz w:val="22"/>
          <w:szCs w:val="22"/>
        </w:rPr>
      </w:pPr>
      <w:r w:rsidRPr="006D4C3F">
        <w:rPr>
          <w:rFonts w:ascii="Arial" w:hAnsi="Arial" w:cs="Arial"/>
          <w:sz w:val="22"/>
          <w:szCs w:val="22"/>
        </w:rPr>
        <w:t>5</w:t>
      </w:r>
      <w:r w:rsidR="009A1524" w:rsidRPr="006D4C3F">
        <w:rPr>
          <w:rFonts w:ascii="Arial" w:hAnsi="Arial" w:cs="Arial"/>
          <w:sz w:val="22"/>
          <w:szCs w:val="22"/>
        </w:rPr>
        <w:t xml:space="preserve">.1.2. </w:t>
      </w:r>
      <w:r w:rsidR="0028067F" w:rsidRPr="006D4C3F">
        <w:rPr>
          <w:rFonts w:ascii="Arial" w:hAnsi="Arial" w:cs="Arial"/>
          <w:sz w:val="22"/>
          <w:szCs w:val="22"/>
        </w:rPr>
        <w:t>S</w:t>
      </w:r>
      <w:r w:rsidR="009A1524" w:rsidRPr="006D4C3F">
        <w:rPr>
          <w:rFonts w:ascii="Arial" w:hAnsi="Arial" w:cs="Arial"/>
          <w:sz w:val="22"/>
          <w:szCs w:val="22"/>
        </w:rPr>
        <w:t xml:space="preserve">e </w:t>
      </w:r>
      <w:r w:rsidR="00C50AAD" w:rsidRPr="006D4C3F">
        <w:rPr>
          <w:rFonts w:ascii="Arial" w:hAnsi="Arial" w:cs="Arial"/>
          <w:sz w:val="22"/>
          <w:szCs w:val="22"/>
        </w:rPr>
        <w:t>a</w:t>
      </w:r>
      <w:r w:rsidR="009A1524" w:rsidRPr="006D4C3F">
        <w:rPr>
          <w:rFonts w:ascii="Arial" w:hAnsi="Arial" w:cs="Arial"/>
          <w:sz w:val="22"/>
          <w:szCs w:val="22"/>
        </w:rPr>
        <w:t xml:space="preserve"> </w:t>
      </w:r>
      <w:r w:rsidR="0028067F" w:rsidRPr="006D4C3F">
        <w:rPr>
          <w:rFonts w:ascii="Arial" w:hAnsi="Arial" w:cs="Arial"/>
          <w:sz w:val="22"/>
          <w:szCs w:val="22"/>
        </w:rPr>
        <w:t xml:space="preserve">Comodatária </w:t>
      </w:r>
      <w:r w:rsidR="009A1524" w:rsidRPr="006D4C3F">
        <w:rPr>
          <w:rFonts w:ascii="Arial" w:hAnsi="Arial" w:cs="Arial"/>
          <w:sz w:val="22"/>
          <w:szCs w:val="22"/>
        </w:rPr>
        <w:t xml:space="preserve">ceder, transferir ou sublocar a terceiros os direitos e obrigações deste </w:t>
      </w:r>
      <w:r w:rsidR="003B4316" w:rsidRPr="006D4C3F">
        <w:rPr>
          <w:rFonts w:ascii="Arial" w:hAnsi="Arial" w:cs="Arial"/>
          <w:sz w:val="22"/>
          <w:szCs w:val="22"/>
        </w:rPr>
        <w:t xml:space="preserve">Contrato </w:t>
      </w:r>
      <w:r w:rsidR="009A1524" w:rsidRPr="006D4C3F">
        <w:rPr>
          <w:rFonts w:ascii="Arial" w:hAnsi="Arial" w:cs="Arial"/>
          <w:sz w:val="22"/>
          <w:szCs w:val="22"/>
        </w:rPr>
        <w:t xml:space="preserve">sem prévio consentimento, por escrito, da </w:t>
      </w:r>
      <w:r w:rsidR="0028067F" w:rsidRPr="006D4C3F">
        <w:rPr>
          <w:rFonts w:ascii="Arial" w:hAnsi="Arial" w:cs="Arial"/>
          <w:sz w:val="22"/>
          <w:szCs w:val="22"/>
        </w:rPr>
        <w:t>Comodante</w:t>
      </w:r>
      <w:r w:rsidR="009A1524" w:rsidRPr="006D4C3F">
        <w:rPr>
          <w:rFonts w:ascii="Arial" w:hAnsi="Arial" w:cs="Arial"/>
          <w:sz w:val="22"/>
          <w:szCs w:val="22"/>
        </w:rPr>
        <w:t xml:space="preserve">. </w:t>
      </w:r>
    </w:p>
    <w:p w14:paraId="325ED196" w14:textId="13CE4664" w:rsidR="009A1524" w:rsidRPr="006D4C3F" w:rsidRDefault="00A33752" w:rsidP="006D4C3F">
      <w:pPr>
        <w:spacing w:after="240" w:line="340" w:lineRule="exact"/>
        <w:ind w:left="708"/>
        <w:jc w:val="both"/>
        <w:rPr>
          <w:rFonts w:ascii="Arial" w:hAnsi="Arial" w:cs="Arial"/>
          <w:sz w:val="22"/>
          <w:szCs w:val="22"/>
        </w:rPr>
      </w:pPr>
      <w:r w:rsidRPr="006D4C3F">
        <w:rPr>
          <w:rFonts w:ascii="Arial" w:hAnsi="Arial" w:cs="Arial"/>
          <w:sz w:val="22"/>
          <w:szCs w:val="22"/>
        </w:rPr>
        <w:t>5</w:t>
      </w:r>
      <w:r w:rsidR="009A1524" w:rsidRPr="006D4C3F">
        <w:rPr>
          <w:rFonts w:ascii="Arial" w:hAnsi="Arial" w:cs="Arial"/>
          <w:sz w:val="22"/>
          <w:szCs w:val="22"/>
        </w:rPr>
        <w:t>.1.3.</w:t>
      </w:r>
      <w:r w:rsidR="0028067F" w:rsidRPr="006D4C3F">
        <w:rPr>
          <w:rFonts w:ascii="Arial" w:hAnsi="Arial" w:cs="Arial"/>
          <w:sz w:val="22"/>
          <w:szCs w:val="22"/>
        </w:rPr>
        <w:t xml:space="preserve"> S</w:t>
      </w:r>
      <w:r w:rsidR="009A1524" w:rsidRPr="006D4C3F">
        <w:rPr>
          <w:rFonts w:ascii="Arial" w:hAnsi="Arial" w:cs="Arial"/>
          <w:sz w:val="22"/>
          <w:szCs w:val="22"/>
        </w:rPr>
        <w:t xml:space="preserve">e </w:t>
      </w:r>
      <w:r w:rsidR="00C50AAD" w:rsidRPr="006D4C3F">
        <w:rPr>
          <w:rFonts w:ascii="Arial" w:hAnsi="Arial" w:cs="Arial"/>
          <w:sz w:val="22"/>
          <w:szCs w:val="22"/>
        </w:rPr>
        <w:t>a</w:t>
      </w:r>
      <w:r w:rsidR="009A1524" w:rsidRPr="006D4C3F">
        <w:rPr>
          <w:rFonts w:ascii="Arial" w:hAnsi="Arial" w:cs="Arial"/>
          <w:sz w:val="22"/>
          <w:szCs w:val="22"/>
        </w:rPr>
        <w:t xml:space="preserve"> </w:t>
      </w:r>
      <w:r w:rsidR="0028067F" w:rsidRPr="006D4C3F">
        <w:rPr>
          <w:rFonts w:ascii="Arial" w:hAnsi="Arial" w:cs="Arial"/>
          <w:sz w:val="22"/>
          <w:szCs w:val="22"/>
        </w:rPr>
        <w:t>Comodatária</w:t>
      </w:r>
      <w:r w:rsidR="00C50AAD" w:rsidRPr="006D4C3F">
        <w:rPr>
          <w:rFonts w:ascii="Arial" w:hAnsi="Arial" w:cs="Arial"/>
          <w:sz w:val="22"/>
          <w:szCs w:val="22"/>
        </w:rPr>
        <w:t xml:space="preserve"> </w:t>
      </w:r>
      <w:r w:rsidR="009A1524" w:rsidRPr="006D4C3F">
        <w:rPr>
          <w:rFonts w:ascii="Arial" w:hAnsi="Arial" w:cs="Arial"/>
          <w:sz w:val="22"/>
          <w:szCs w:val="22"/>
        </w:rPr>
        <w:t xml:space="preserve">infringir obrigações legais ou descumprir quaisquer das cláusulas do presente </w:t>
      </w:r>
      <w:r w:rsidR="003B4316" w:rsidRPr="006D4C3F">
        <w:rPr>
          <w:rFonts w:ascii="Arial" w:hAnsi="Arial" w:cs="Arial"/>
          <w:sz w:val="22"/>
          <w:szCs w:val="22"/>
        </w:rPr>
        <w:t xml:space="preserve">Contrato </w:t>
      </w:r>
      <w:r w:rsidR="009A1524" w:rsidRPr="006D4C3F">
        <w:rPr>
          <w:rFonts w:ascii="Arial" w:hAnsi="Arial" w:cs="Arial"/>
          <w:sz w:val="22"/>
          <w:szCs w:val="22"/>
        </w:rPr>
        <w:t>ou as normas internas do</w:t>
      </w:r>
      <w:r w:rsidR="0028067F" w:rsidRPr="006D4C3F">
        <w:rPr>
          <w:rFonts w:ascii="Arial" w:hAnsi="Arial" w:cs="Arial"/>
          <w:sz w:val="22"/>
          <w:szCs w:val="22"/>
        </w:rPr>
        <w:t>s</w:t>
      </w:r>
      <w:r w:rsidR="009A1524" w:rsidRPr="006D4C3F">
        <w:rPr>
          <w:rFonts w:ascii="Arial" w:hAnsi="Arial" w:cs="Arial"/>
          <w:sz w:val="22"/>
          <w:szCs w:val="22"/>
        </w:rPr>
        <w:t xml:space="preserve"> </w:t>
      </w:r>
      <w:r w:rsidR="0028067F" w:rsidRPr="006D4C3F">
        <w:rPr>
          <w:rFonts w:ascii="Arial" w:hAnsi="Arial" w:cs="Arial"/>
          <w:sz w:val="22"/>
          <w:szCs w:val="22"/>
        </w:rPr>
        <w:t>Imóveis</w:t>
      </w:r>
      <w:r w:rsidR="00E25DBF">
        <w:rPr>
          <w:rFonts w:ascii="Arial" w:hAnsi="Arial" w:cs="Arial"/>
          <w:sz w:val="22"/>
          <w:szCs w:val="22"/>
        </w:rPr>
        <w:t xml:space="preserve">, incluindo os Procedimentos Operacionais.  </w:t>
      </w:r>
    </w:p>
    <w:p w14:paraId="3182276A" w14:textId="1176AF02" w:rsidR="009A1524" w:rsidRPr="006D4C3F" w:rsidRDefault="00A33752" w:rsidP="006D4C3F">
      <w:pPr>
        <w:spacing w:after="240" w:line="340" w:lineRule="exact"/>
        <w:ind w:left="708"/>
        <w:jc w:val="both"/>
        <w:rPr>
          <w:rFonts w:ascii="Arial" w:hAnsi="Arial" w:cs="Arial"/>
          <w:sz w:val="22"/>
          <w:szCs w:val="22"/>
        </w:rPr>
      </w:pPr>
      <w:r w:rsidRPr="006D4C3F">
        <w:rPr>
          <w:rFonts w:ascii="Arial" w:hAnsi="Arial" w:cs="Arial"/>
          <w:sz w:val="22"/>
          <w:szCs w:val="22"/>
        </w:rPr>
        <w:lastRenderedPageBreak/>
        <w:t>5</w:t>
      </w:r>
      <w:r w:rsidR="009A1524" w:rsidRPr="006D4C3F">
        <w:rPr>
          <w:rFonts w:ascii="Arial" w:hAnsi="Arial" w:cs="Arial"/>
          <w:sz w:val="22"/>
          <w:szCs w:val="22"/>
        </w:rPr>
        <w:t xml:space="preserve">.1.4. </w:t>
      </w:r>
      <w:r w:rsidR="00BE4FD0" w:rsidRPr="006D4C3F">
        <w:rPr>
          <w:rFonts w:ascii="Arial" w:hAnsi="Arial" w:cs="Arial"/>
          <w:sz w:val="22"/>
          <w:szCs w:val="22"/>
        </w:rPr>
        <w:t>S</w:t>
      </w:r>
      <w:r w:rsidR="009A1524" w:rsidRPr="006D4C3F">
        <w:rPr>
          <w:rFonts w:ascii="Arial" w:hAnsi="Arial" w:cs="Arial"/>
          <w:sz w:val="22"/>
          <w:szCs w:val="22"/>
        </w:rPr>
        <w:t>e o</w:t>
      </w:r>
      <w:r w:rsidR="00BE4FD0" w:rsidRPr="006D4C3F">
        <w:rPr>
          <w:rFonts w:ascii="Arial" w:hAnsi="Arial" w:cs="Arial"/>
          <w:sz w:val="22"/>
          <w:szCs w:val="22"/>
        </w:rPr>
        <w:t>s</w:t>
      </w:r>
      <w:r w:rsidR="009A1524" w:rsidRPr="006D4C3F">
        <w:rPr>
          <w:rFonts w:ascii="Arial" w:hAnsi="Arial" w:cs="Arial"/>
          <w:sz w:val="22"/>
          <w:szCs w:val="22"/>
        </w:rPr>
        <w:t xml:space="preserve"> </w:t>
      </w:r>
      <w:r w:rsidR="00BE4FD0" w:rsidRPr="006D4C3F">
        <w:rPr>
          <w:rFonts w:ascii="Arial" w:hAnsi="Arial" w:cs="Arial"/>
          <w:bCs/>
          <w:sz w:val="22"/>
          <w:szCs w:val="22"/>
        </w:rPr>
        <w:t>Imóveis</w:t>
      </w:r>
      <w:r w:rsidR="009A1524" w:rsidRPr="006D4C3F">
        <w:rPr>
          <w:rFonts w:ascii="Arial" w:hAnsi="Arial" w:cs="Arial"/>
          <w:bCs/>
          <w:sz w:val="22"/>
          <w:szCs w:val="22"/>
        </w:rPr>
        <w:t xml:space="preserve"> </w:t>
      </w:r>
      <w:r w:rsidR="00BE4FD0" w:rsidRPr="006D4C3F">
        <w:rPr>
          <w:rFonts w:ascii="Arial" w:hAnsi="Arial" w:cs="Arial"/>
          <w:bCs/>
          <w:sz w:val="22"/>
          <w:szCs w:val="22"/>
        </w:rPr>
        <w:t xml:space="preserve">forem </w:t>
      </w:r>
      <w:r w:rsidR="009A1524" w:rsidRPr="006D4C3F">
        <w:rPr>
          <w:rFonts w:ascii="Arial" w:hAnsi="Arial" w:cs="Arial"/>
          <w:bCs/>
          <w:sz w:val="22"/>
          <w:szCs w:val="22"/>
        </w:rPr>
        <w:t>desapropriado</w:t>
      </w:r>
      <w:r w:rsidR="00BE4FD0" w:rsidRPr="006D4C3F">
        <w:rPr>
          <w:rFonts w:ascii="Arial" w:hAnsi="Arial" w:cs="Arial"/>
          <w:bCs/>
          <w:sz w:val="22"/>
          <w:szCs w:val="22"/>
        </w:rPr>
        <w:t>s</w:t>
      </w:r>
      <w:r w:rsidR="009A1524" w:rsidRPr="006D4C3F">
        <w:rPr>
          <w:rFonts w:ascii="Arial" w:hAnsi="Arial" w:cs="Arial"/>
          <w:bCs/>
          <w:sz w:val="22"/>
          <w:szCs w:val="22"/>
        </w:rPr>
        <w:t xml:space="preserve">, hipótese em que nenhuma indenização será devida </w:t>
      </w:r>
      <w:r w:rsidR="00C50AAD" w:rsidRPr="006D4C3F">
        <w:rPr>
          <w:rFonts w:ascii="Arial" w:hAnsi="Arial" w:cs="Arial"/>
          <w:bCs/>
          <w:sz w:val="22"/>
          <w:szCs w:val="22"/>
        </w:rPr>
        <w:t xml:space="preserve">à </w:t>
      </w:r>
      <w:r w:rsidR="00BE4FD0" w:rsidRPr="006D4C3F">
        <w:rPr>
          <w:rFonts w:ascii="Arial" w:hAnsi="Arial" w:cs="Arial"/>
          <w:bCs/>
          <w:sz w:val="22"/>
          <w:szCs w:val="22"/>
        </w:rPr>
        <w:t>Comodatária</w:t>
      </w:r>
      <w:r w:rsidR="00C50AAD" w:rsidRPr="006D4C3F">
        <w:rPr>
          <w:rFonts w:ascii="Arial" w:hAnsi="Arial" w:cs="Arial"/>
          <w:bCs/>
          <w:sz w:val="22"/>
          <w:szCs w:val="22"/>
        </w:rPr>
        <w:t xml:space="preserve"> </w:t>
      </w:r>
      <w:r w:rsidR="009A1524" w:rsidRPr="006D4C3F">
        <w:rPr>
          <w:rFonts w:ascii="Arial" w:hAnsi="Arial" w:cs="Arial"/>
          <w:bCs/>
          <w:sz w:val="22"/>
          <w:szCs w:val="22"/>
        </w:rPr>
        <w:t xml:space="preserve">por parte da </w:t>
      </w:r>
      <w:r w:rsidR="00BE4FD0" w:rsidRPr="006D4C3F">
        <w:rPr>
          <w:rFonts w:ascii="Arial" w:hAnsi="Arial" w:cs="Arial"/>
          <w:bCs/>
          <w:sz w:val="22"/>
          <w:szCs w:val="22"/>
        </w:rPr>
        <w:t xml:space="preserve">Comodante </w:t>
      </w:r>
      <w:r w:rsidR="009A1524" w:rsidRPr="006D4C3F">
        <w:rPr>
          <w:rFonts w:ascii="Arial" w:hAnsi="Arial" w:cs="Arial"/>
          <w:bCs/>
          <w:sz w:val="22"/>
          <w:szCs w:val="22"/>
        </w:rPr>
        <w:t xml:space="preserve">e tampouco serão exigíveis multas, cabendo àquela o direito de reclamar o que entender de seu direito junto ao </w:t>
      </w:r>
      <w:r w:rsidR="00BE4FD0" w:rsidRPr="006D4C3F">
        <w:rPr>
          <w:rFonts w:ascii="Arial" w:hAnsi="Arial" w:cs="Arial"/>
          <w:bCs/>
          <w:sz w:val="22"/>
          <w:szCs w:val="22"/>
        </w:rPr>
        <w:t>p</w:t>
      </w:r>
      <w:r w:rsidR="009A1524" w:rsidRPr="006D4C3F">
        <w:rPr>
          <w:rFonts w:ascii="Arial" w:hAnsi="Arial" w:cs="Arial"/>
          <w:bCs/>
          <w:sz w:val="22"/>
          <w:szCs w:val="22"/>
        </w:rPr>
        <w:t xml:space="preserve">oder </w:t>
      </w:r>
      <w:r w:rsidR="00BE4FD0" w:rsidRPr="006D4C3F">
        <w:rPr>
          <w:rFonts w:ascii="Arial" w:hAnsi="Arial" w:cs="Arial"/>
          <w:bCs/>
          <w:sz w:val="22"/>
          <w:szCs w:val="22"/>
        </w:rPr>
        <w:t>e</w:t>
      </w:r>
      <w:r w:rsidR="009A1524" w:rsidRPr="006D4C3F">
        <w:rPr>
          <w:rFonts w:ascii="Arial" w:hAnsi="Arial" w:cs="Arial"/>
          <w:bCs/>
          <w:sz w:val="22"/>
          <w:szCs w:val="22"/>
        </w:rPr>
        <w:t>xpropriante;</w:t>
      </w:r>
      <w:r w:rsidR="00373B82" w:rsidRPr="006D4C3F">
        <w:rPr>
          <w:rFonts w:ascii="Arial" w:hAnsi="Arial" w:cs="Arial"/>
          <w:bCs/>
          <w:sz w:val="22"/>
          <w:szCs w:val="22"/>
        </w:rPr>
        <w:t xml:space="preserve"> ou</w:t>
      </w:r>
    </w:p>
    <w:p w14:paraId="7338DA1B" w14:textId="7A9FC1AE" w:rsidR="009A1524" w:rsidRPr="006D4C3F" w:rsidRDefault="00A33752" w:rsidP="006D4C3F">
      <w:pPr>
        <w:spacing w:after="240" w:line="340" w:lineRule="exact"/>
        <w:ind w:left="708"/>
        <w:jc w:val="both"/>
        <w:rPr>
          <w:rFonts w:ascii="Arial" w:hAnsi="Arial" w:cs="Arial"/>
          <w:sz w:val="22"/>
          <w:szCs w:val="22"/>
        </w:rPr>
      </w:pPr>
      <w:r w:rsidRPr="006D4C3F">
        <w:rPr>
          <w:rFonts w:ascii="Arial" w:hAnsi="Arial" w:cs="Arial"/>
          <w:sz w:val="22"/>
          <w:szCs w:val="22"/>
        </w:rPr>
        <w:t>5</w:t>
      </w:r>
      <w:r w:rsidR="009A1524" w:rsidRPr="006D4C3F">
        <w:rPr>
          <w:rFonts w:ascii="Arial" w:hAnsi="Arial" w:cs="Arial"/>
          <w:sz w:val="22"/>
          <w:szCs w:val="22"/>
        </w:rPr>
        <w:t xml:space="preserve">.1.6 </w:t>
      </w:r>
      <w:r w:rsidR="000F04D6" w:rsidRPr="006D4C3F">
        <w:rPr>
          <w:rFonts w:ascii="Arial" w:hAnsi="Arial" w:cs="Arial"/>
          <w:sz w:val="22"/>
          <w:szCs w:val="22"/>
        </w:rPr>
        <w:t>E</w:t>
      </w:r>
      <w:r w:rsidR="009A1524" w:rsidRPr="006D4C3F">
        <w:rPr>
          <w:rFonts w:ascii="Arial" w:hAnsi="Arial" w:cs="Arial"/>
          <w:sz w:val="22"/>
          <w:szCs w:val="22"/>
        </w:rPr>
        <w:t xml:space="preserve">m caso de necessidade de realização de reparações urgentes determinadas </w:t>
      </w:r>
      <w:r w:rsidR="000F04D6" w:rsidRPr="006D4C3F">
        <w:rPr>
          <w:rFonts w:ascii="Arial" w:hAnsi="Arial" w:cs="Arial"/>
          <w:sz w:val="22"/>
          <w:szCs w:val="22"/>
        </w:rPr>
        <w:t>pelas Autoridades Governamentais</w:t>
      </w:r>
      <w:r w:rsidR="009A1524" w:rsidRPr="006D4C3F">
        <w:rPr>
          <w:rFonts w:ascii="Arial" w:hAnsi="Arial" w:cs="Arial"/>
          <w:sz w:val="22"/>
          <w:szCs w:val="22"/>
        </w:rPr>
        <w:t xml:space="preserve">, que não possam ser normalmente executadas com a permanência </w:t>
      </w:r>
      <w:r w:rsidR="00C50AAD" w:rsidRPr="006D4C3F">
        <w:rPr>
          <w:rFonts w:ascii="Arial" w:hAnsi="Arial" w:cs="Arial"/>
          <w:sz w:val="22"/>
          <w:szCs w:val="22"/>
        </w:rPr>
        <w:t xml:space="preserve">da </w:t>
      </w:r>
      <w:r w:rsidR="000F04D6" w:rsidRPr="006D4C3F">
        <w:rPr>
          <w:rFonts w:ascii="Arial" w:hAnsi="Arial" w:cs="Arial"/>
          <w:sz w:val="22"/>
          <w:szCs w:val="22"/>
        </w:rPr>
        <w:t>Comodatária</w:t>
      </w:r>
      <w:r w:rsidR="00C50AAD" w:rsidRPr="006D4C3F">
        <w:rPr>
          <w:rFonts w:ascii="Arial" w:hAnsi="Arial" w:cs="Arial"/>
          <w:sz w:val="22"/>
          <w:szCs w:val="22"/>
        </w:rPr>
        <w:t xml:space="preserve"> </w:t>
      </w:r>
      <w:r w:rsidR="009A1524" w:rsidRPr="006D4C3F">
        <w:rPr>
          <w:rFonts w:ascii="Arial" w:hAnsi="Arial" w:cs="Arial"/>
          <w:sz w:val="22"/>
          <w:szCs w:val="22"/>
        </w:rPr>
        <w:t>no</w:t>
      </w:r>
      <w:r w:rsidR="000F04D6" w:rsidRPr="006D4C3F">
        <w:rPr>
          <w:rFonts w:ascii="Arial" w:hAnsi="Arial" w:cs="Arial"/>
          <w:sz w:val="22"/>
          <w:szCs w:val="22"/>
        </w:rPr>
        <w:t>s</w:t>
      </w:r>
      <w:r w:rsidR="009A1524" w:rsidRPr="006D4C3F">
        <w:rPr>
          <w:rFonts w:ascii="Arial" w:hAnsi="Arial" w:cs="Arial"/>
          <w:sz w:val="22"/>
          <w:szCs w:val="22"/>
        </w:rPr>
        <w:t xml:space="preserve"> </w:t>
      </w:r>
      <w:r w:rsidR="000F04D6" w:rsidRPr="006D4C3F">
        <w:rPr>
          <w:rFonts w:ascii="Arial" w:hAnsi="Arial" w:cs="Arial"/>
          <w:sz w:val="22"/>
          <w:szCs w:val="22"/>
        </w:rPr>
        <w:t xml:space="preserve">Imóveis </w:t>
      </w:r>
      <w:r w:rsidR="009A1524" w:rsidRPr="006D4C3F">
        <w:rPr>
          <w:rFonts w:ascii="Arial" w:hAnsi="Arial" w:cs="Arial"/>
          <w:sz w:val="22"/>
          <w:szCs w:val="22"/>
        </w:rPr>
        <w:t>ou, podendo, ela se recuse a consenti-las</w:t>
      </w:r>
      <w:r w:rsidR="00373B82" w:rsidRPr="006D4C3F">
        <w:rPr>
          <w:rFonts w:ascii="Arial" w:hAnsi="Arial" w:cs="Arial"/>
          <w:sz w:val="22"/>
          <w:szCs w:val="22"/>
        </w:rPr>
        <w:t>.</w:t>
      </w:r>
      <w:r w:rsidR="000F04D6" w:rsidRPr="006D4C3F">
        <w:rPr>
          <w:rFonts w:ascii="Arial" w:hAnsi="Arial" w:cs="Arial"/>
          <w:sz w:val="22"/>
          <w:szCs w:val="22"/>
        </w:rPr>
        <w:t xml:space="preserve"> </w:t>
      </w:r>
    </w:p>
    <w:p w14:paraId="5799A208" w14:textId="61EC91BF" w:rsidR="0027632C" w:rsidRPr="006D4C3F" w:rsidRDefault="006D5FF5" w:rsidP="006D4C3F">
      <w:pPr>
        <w:spacing w:after="240" w:line="340" w:lineRule="exact"/>
        <w:jc w:val="both"/>
        <w:rPr>
          <w:rFonts w:ascii="Arial" w:hAnsi="Arial" w:cs="Arial"/>
          <w:sz w:val="22"/>
          <w:szCs w:val="22"/>
        </w:rPr>
      </w:pPr>
      <w:r w:rsidRPr="006D4C3F">
        <w:rPr>
          <w:rFonts w:ascii="Arial" w:hAnsi="Arial" w:cs="Arial"/>
          <w:sz w:val="22"/>
          <w:szCs w:val="22"/>
        </w:rPr>
        <w:t>5.</w:t>
      </w:r>
      <w:r w:rsidR="005113F7" w:rsidRPr="006D4C3F">
        <w:rPr>
          <w:rFonts w:ascii="Arial" w:hAnsi="Arial" w:cs="Arial"/>
          <w:sz w:val="22"/>
          <w:szCs w:val="22"/>
        </w:rPr>
        <w:t>2</w:t>
      </w:r>
      <w:r w:rsidRPr="006D4C3F">
        <w:rPr>
          <w:rFonts w:ascii="Arial" w:hAnsi="Arial" w:cs="Arial"/>
          <w:sz w:val="22"/>
          <w:szCs w:val="22"/>
        </w:rPr>
        <w:t>.</w:t>
      </w:r>
      <w:r w:rsidR="004660EE" w:rsidRPr="006D4C3F">
        <w:rPr>
          <w:rFonts w:ascii="Arial" w:hAnsi="Arial" w:cs="Arial"/>
          <w:sz w:val="22"/>
          <w:szCs w:val="22"/>
        </w:rPr>
        <w:t xml:space="preserve"> Verificada a resolução do presente Contrato por qualquer motivo, a </w:t>
      </w:r>
      <w:r w:rsidR="00852232" w:rsidRPr="006D4C3F">
        <w:rPr>
          <w:rFonts w:ascii="Arial" w:hAnsi="Arial" w:cs="Arial"/>
          <w:sz w:val="22"/>
          <w:szCs w:val="22"/>
        </w:rPr>
        <w:t>Comodatária</w:t>
      </w:r>
      <w:r w:rsidR="004660EE" w:rsidRPr="006D4C3F">
        <w:rPr>
          <w:rFonts w:ascii="Arial" w:hAnsi="Arial" w:cs="Arial"/>
          <w:sz w:val="22"/>
          <w:szCs w:val="22"/>
        </w:rPr>
        <w:t xml:space="preserve"> se obriga a</w:t>
      </w:r>
      <w:r w:rsidR="005A5C28">
        <w:rPr>
          <w:rFonts w:ascii="Arial" w:hAnsi="Arial" w:cs="Arial"/>
          <w:sz w:val="22"/>
          <w:szCs w:val="22"/>
        </w:rPr>
        <w:t>, imediatamente,</w:t>
      </w:r>
      <w:r w:rsidR="004660EE" w:rsidRPr="006D4C3F">
        <w:rPr>
          <w:rFonts w:ascii="Arial" w:hAnsi="Arial" w:cs="Arial"/>
          <w:sz w:val="22"/>
          <w:szCs w:val="22"/>
        </w:rPr>
        <w:t xml:space="preserve"> restitu</w:t>
      </w:r>
      <w:r w:rsidR="00C50AAD" w:rsidRPr="006D4C3F">
        <w:rPr>
          <w:rFonts w:ascii="Arial" w:hAnsi="Arial" w:cs="Arial"/>
          <w:sz w:val="22"/>
          <w:szCs w:val="22"/>
        </w:rPr>
        <w:t>ir o</w:t>
      </w:r>
      <w:r w:rsidR="00852232" w:rsidRPr="006D4C3F">
        <w:rPr>
          <w:rFonts w:ascii="Arial" w:hAnsi="Arial" w:cs="Arial"/>
          <w:sz w:val="22"/>
          <w:szCs w:val="22"/>
        </w:rPr>
        <w:t>s</w:t>
      </w:r>
      <w:r w:rsidR="00C50AAD" w:rsidRPr="006D4C3F">
        <w:rPr>
          <w:rFonts w:ascii="Arial" w:hAnsi="Arial" w:cs="Arial"/>
          <w:sz w:val="22"/>
          <w:szCs w:val="22"/>
        </w:rPr>
        <w:t xml:space="preserve"> </w:t>
      </w:r>
      <w:r w:rsidR="00852232" w:rsidRPr="006D4C3F">
        <w:rPr>
          <w:rFonts w:ascii="Arial" w:hAnsi="Arial" w:cs="Arial"/>
          <w:sz w:val="22"/>
          <w:szCs w:val="22"/>
        </w:rPr>
        <w:t>Imóveis</w:t>
      </w:r>
      <w:r w:rsidR="00C50AAD" w:rsidRPr="006D4C3F">
        <w:rPr>
          <w:rFonts w:ascii="Arial" w:hAnsi="Arial" w:cs="Arial"/>
          <w:sz w:val="22"/>
          <w:szCs w:val="22"/>
        </w:rPr>
        <w:t xml:space="preserve"> </w:t>
      </w:r>
      <w:r w:rsidR="004660EE" w:rsidRPr="006D4C3F">
        <w:rPr>
          <w:rFonts w:ascii="Arial" w:hAnsi="Arial" w:cs="Arial"/>
          <w:sz w:val="22"/>
          <w:szCs w:val="22"/>
        </w:rPr>
        <w:t>em perfeito estado de conservação, ressalvados os desgastes naturais de tempo e uso, sob pena de cometer esbulho e sujeitar-se a imediata reintegração de posse, renunciando, desde logo, ao direito de retenção, a qualquer título ou sob qualquer pretexto, da área em questão.</w:t>
      </w:r>
      <w:r w:rsidR="0027632C" w:rsidRPr="006D4C3F">
        <w:rPr>
          <w:rFonts w:ascii="Arial" w:hAnsi="Arial" w:cs="Arial"/>
          <w:sz w:val="22"/>
          <w:szCs w:val="22"/>
        </w:rPr>
        <w:t xml:space="preserve"> </w:t>
      </w:r>
    </w:p>
    <w:p w14:paraId="173D5F73" w14:textId="5A22C0AC" w:rsidR="0027632C" w:rsidRPr="006D4C3F" w:rsidRDefault="00727A66" w:rsidP="006D4C3F">
      <w:pPr>
        <w:spacing w:after="240" w:line="340" w:lineRule="exact"/>
        <w:jc w:val="both"/>
        <w:rPr>
          <w:rFonts w:ascii="Arial" w:hAnsi="Arial" w:cs="Arial"/>
          <w:sz w:val="22"/>
          <w:szCs w:val="22"/>
        </w:rPr>
      </w:pPr>
      <w:r w:rsidRPr="006D4C3F">
        <w:rPr>
          <w:rFonts w:ascii="Arial" w:hAnsi="Arial" w:cs="Arial"/>
          <w:sz w:val="22"/>
          <w:szCs w:val="22"/>
        </w:rPr>
        <w:t>5.</w:t>
      </w:r>
      <w:r w:rsidR="00852232" w:rsidRPr="006D4C3F">
        <w:rPr>
          <w:rFonts w:ascii="Arial" w:hAnsi="Arial" w:cs="Arial"/>
          <w:sz w:val="22"/>
          <w:szCs w:val="22"/>
        </w:rPr>
        <w:t>3</w:t>
      </w:r>
      <w:r w:rsidRPr="006D4C3F">
        <w:rPr>
          <w:rFonts w:ascii="Arial" w:hAnsi="Arial" w:cs="Arial"/>
          <w:sz w:val="22"/>
          <w:szCs w:val="22"/>
        </w:rPr>
        <w:t xml:space="preserve">. </w:t>
      </w:r>
      <w:r w:rsidR="0027632C" w:rsidRPr="006D4C3F">
        <w:rPr>
          <w:rFonts w:ascii="Arial" w:hAnsi="Arial" w:cs="Arial"/>
          <w:sz w:val="22"/>
          <w:szCs w:val="22"/>
        </w:rPr>
        <w:t xml:space="preserve">Em caso de dano total ou parcial na área cedida em comodato, a </w:t>
      </w:r>
      <w:r w:rsidR="00137B4E" w:rsidRPr="006D4C3F">
        <w:rPr>
          <w:rFonts w:ascii="Arial" w:hAnsi="Arial" w:cs="Arial"/>
          <w:bCs/>
          <w:sz w:val="22"/>
          <w:szCs w:val="22"/>
        </w:rPr>
        <w:t>Comodatária</w:t>
      </w:r>
      <w:r w:rsidR="0027632C" w:rsidRPr="006D4C3F">
        <w:rPr>
          <w:rFonts w:ascii="Arial" w:hAnsi="Arial" w:cs="Arial"/>
          <w:sz w:val="22"/>
          <w:szCs w:val="22"/>
        </w:rPr>
        <w:t xml:space="preserve"> se obriga, a repô-la em seu estado original, às suas exclusivas expensas, sob pena de não o fazendo, responder por perdas e danos.</w:t>
      </w:r>
    </w:p>
    <w:p w14:paraId="2C0A26A3" w14:textId="77777777" w:rsidR="00AF3D1F" w:rsidRPr="006D4C3F" w:rsidRDefault="004660EE" w:rsidP="006D4C3F">
      <w:pPr>
        <w:pStyle w:val="Ttulo2"/>
        <w:spacing w:after="240" w:line="340" w:lineRule="exact"/>
        <w:jc w:val="center"/>
        <w:rPr>
          <w:sz w:val="22"/>
          <w:szCs w:val="22"/>
        </w:rPr>
      </w:pPr>
      <w:r w:rsidRPr="006D4C3F">
        <w:rPr>
          <w:sz w:val="22"/>
          <w:szCs w:val="22"/>
        </w:rPr>
        <w:t>CLÁUSULA SEXTA</w:t>
      </w:r>
    </w:p>
    <w:p w14:paraId="578C04B9" w14:textId="1C790E17" w:rsidR="004660EE" w:rsidRPr="006D4C3F" w:rsidRDefault="004660EE" w:rsidP="006D4C3F">
      <w:pPr>
        <w:pStyle w:val="Ttulo2"/>
        <w:spacing w:after="240" w:line="340" w:lineRule="exact"/>
        <w:jc w:val="center"/>
        <w:rPr>
          <w:sz w:val="22"/>
          <w:szCs w:val="22"/>
        </w:rPr>
      </w:pPr>
      <w:r w:rsidRPr="006D4C3F">
        <w:rPr>
          <w:sz w:val="22"/>
          <w:szCs w:val="22"/>
        </w:rPr>
        <w:t>DAS BENFEITORIAS</w:t>
      </w:r>
    </w:p>
    <w:p w14:paraId="15FA0F1D" w14:textId="272E9531" w:rsidR="004660EE" w:rsidRPr="006D4C3F" w:rsidRDefault="004660EE" w:rsidP="006D4C3F">
      <w:pPr>
        <w:spacing w:after="240" w:line="340" w:lineRule="exact"/>
        <w:jc w:val="both"/>
        <w:rPr>
          <w:rFonts w:ascii="Arial" w:hAnsi="Arial" w:cs="Arial"/>
          <w:sz w:val="22"/>
          <w:szCs w:val="22"/>
        </w:rPr>
      </w:pPr>
      <w:r w:rsidRPr="006D4C3F">
        <w:rPr>
          <w:rFonts w:ascii="Arial" w:hAnsi="Arial" w:cs="Arial"/>
          <w:sz w:val="22"/>
          <w:szCs w:val="22"/>
        </w:rPr>
        <w:t>6.1</w:t>
      </w:r>
      <w:r w:rsidR="00AF3D1F" w:rsidRPr="006D4C3F">
        <w:rPr>
          <w:rFonts w:ascii="Arial" w:hAnsi="Arial" w:cs="Arial"/>
          <w:sz w:val="22"/>
          <w:szCs w:val="22"/>
        </w:rPr>
        <w:t>.</w:t>
      </w:r>
      <w:r w:rsidRPr="006D4C3F">
        <w:rPr>
          <w:rFonts w:ascii="Arial" w:hAnsi="Arial" w:cs="Arial"/>
          <w:sz w:val="22"/>
          <w:szCs w:val="22"/>
        </w:rPr>
        <w:t xml:space="preserve">  Fica a </w:t>
      </w:r>
      <w:r w:rsidR="005A249C" w:rsidRPr="006D4C3F">
        <w:rPr>
          <w:rFonts w:ascii="Arial" w:hAnsi="Arial" w:cs="Arial"/>
          <w:sz w:val="22"/>
          <w:szCs w:val="22"/>
        </w:rPr>
        <w:t>Comodatária</w:t>
      </w:r>
      <w:r w:rsidRPr="006D4C3F">
        <w:rPr>
          <w:rFonts w:ascii="Arial" w:hAnsi="Arial" w:cs="Arial"/>
          <w:sz w:val="22"/>
          <w:szCs w:val="22"/>
        </w:rPr>
        <w:t xml:space="preserve"> autorizada a realizar, </w:t>
      </w:r>
      <w:r w:rsidR="005A249C" w:rsidRPr="006D4C3F">
        <w:rPr>
          <w:rFonts w:ascii="Arial" w:hAnsi="Arial" w:cs="Arial"/>
          <w:sz w:val="22"/>
          <w:szCs w:val="22"/>
        </w:rPr>
        <w:t>nos Imóveis</w:t>
      </w:r>
      <w:r w:rsidRPr="006D4C3F">
        <w:rPr>
          <w:rFonts w:ascii="Arial" w:hAnsi="Arial" w:cs="Arial"/>
          <w:sz w:val="22"/>
          <w:szCs w:val="22"/>
        </w:rPr>
        <w:t xml:space="preserve">, as obras e instalações necessárias para a </w:t>
      </w:r>
      <w:r w:rsidR="00FD5D8F" w:rsidRPr="006D4C3F">
        <w:rPr>
          <w:rFonts w:ascii="Arial" w:hAnsi="Arial" w:cs="Arial"/>
          <w:sz w:val="22"/>
          <w:szCs w:val="22"/>
        </w:rPr>
        <w:t>A</w:t>
      </w:r>
      <w:r w:rsidRPr="006D4C3F">
        <w:rPr>
          <w:rFonts w:ascii="Arial" w:hAnsi="Arial" w:cs="Arial"/>
          <w:sz w:val="22"/>
          <w:szCs w:val="22"/>
        </w:rPr>
        <w:t xml:space="preserve">tividade, devendo submeter previamente o projeto à aprovação da </w:t>
      </w:r>
      <w:r w:rsidR="005A249C" w:rsidRPr="006D4C3F">
        <w:rPr>
          <w:rFonts w:ascii="Arial" w:hAnsi="Arial" w:cs="Arial"/>
          <w:sz w:val="22"/>
          <w:szCs w:val="22"/>
        </w:rPr>
        <w:t>Comodante</w:t>
      </w:r>
      <w:r w:rsidR="00C25EEA" w:rsidRPr="006D4C3F">
        <w:rPr>
          <w:rFonts w:ascii="Arial" w:hAnsi="Arial" w:cs="Arial"/>
          <w:sz w:val="22"/>
          <w:szCs w:val="22"/>
        </w:rPr>
        <w:t>, sendo certo que a Comodante poderá solicitar quantos documentos e informações a Comodante entenda necessário para aprovar ou não eventual benfeitoria</w:t>
      </w:r>
      <w:r w:rsidRPr="006D4C3F">
        <w:rPr>
          <w:rFonts w:ascii="Arial" w:hAnsi="Arial" w:cs="Arial"/>
          <w:sz w:val="22"/>
          <w:szCs w:val="22"/>
        </w:rPr>
        <w:t>.</w:t>
      </w:r>
      <w:r w:rsidR="009838A7" w:rsidRPr="006D4C3F">
        <w:rPr>
          <w:rFonts w:ascii="Arial" w:hAnsi="Arial" w:cs="Arial"/>
          <w:sz w:val="22"/>
          <w:szCs w:val="22"/>
        </w:rPr>
        <w:t xml:space="preserve"> As Partes desde já concordam que a Comodante não está obrigada a aceitar qualquer benfeitoria proposta pela Comodatária, ficando, a exclusivo critério da Comodante, aceitar ou não eventual benfeitoria pela Comodatária. </w:t>
      </w:r>
    </w:p>
    <w:p w14:paraId="07A6054F" w14:textId="0D4C8FB5" w:rsidR="004660EE" w:rsidRPr="006D4C3F" w:rsidRDefault="004660EE" w:rsidP="006D4C3F">
      <w:pPr>
        <w:spacing w:after="240" w:line="340" w:lineRule="exact"/>
        <w:ind w:left="708"/>
        <w:jc w:val="both"/>
        <w:rPr>
          <w:rFonts w:ascii="Arial" w:hAnsi="Arial" w:cs="Arial"/>
          <w:sz w:val="22"/>
          <w:szCs w:val="22"/>
        </w:rPr>
      </w:pPr>
      <w:r w:rsidRPr="006D4C3F">
        <w:rPr>
          <w:rFonts w:ascii="Arial" w:hAnsi="Arial" w:cs="Arial"/>
          <w:sz w:val="22"/>
          <w:szCs w:val="22"/>
        </w:rPr>
        <w:t>6.1.1</w:t>
      </w:r>
      <w:r w:rsidR="00294AE9" w:rsidRPr="006D4C3F">
        <w:rPr>
          <w:rFonts w:ascii="Arial" w:hAnsi="Arial" w:cs="Arial"/>
          <w:sz w:val="22"/>
          <w:szCs w:val="22"/>
        </w:rPr>
        <w:t>.</w:t>
      </w:r>
      <w:r w:rsidRPr="006D4C3F">
        <w:rPr>
          <w:rFonts w:ascii="Arial" w:hAnsi="Arial" w:cs="Arial"/>
          <w:sz w:val="22"/>
          <w:szCs w:val="22"/>
        </w:rPr>
        <w:t xml:space="preserve">  Todas e quaisquer benfeitorias realizadas pela </w:t>
      </w:r>
      <w:r w:rsidR="003A6DFF" w:rsidRPr="006D4C3F">
        <w:rPr>
          <w:rFonts w:ascii="Arial" w:hAnsi="Arial" w:cs="Arial"/>
          <w:sz w:val="22"/>
          <w:szCs w:val="22"/>
        </w:rPr>
        <w:t>Comodatária</w:t>
      </w:r>
      <w:r w:rsidRPr="006D4C3F">
        <w:rPr>
          <w:rFonts w:ascii="Arial" w:hAnsi="Arial" w:cs="Arial"/>
          <w:sz w:val="22"/>
          <w:szCs w:val="22"/>
        </w:rPr>
        <w:t xml:space="preserve">, sejam elas necessárias, úteis ou voluptuárias, deverão ser prévia e expressamente autorizadas pela </w:t>
      </w:r>
      <w:r w:rsidR="003A6DFF" w:rsidRPr="006D4C3F">
        <w:rPr>
          <w:rFonts w:ascii="Arial" w:hAnsi="Arial" w:cs="Arial"/>
          <w:sz w:val="22"/>
          <w:szCs w:val="22"/>
        </w:rPr>
        <w:t>Comodante</w:t>
      </w:r>
      <w:r w:rsidRPr="006D4C3F">
        <w:rPr>
          <w:rFonts w:ascii="Arial" w:hAnsi="Arial" w:cs="Arial"/>
          <w:sz w:val="22"/>
          <w:szCs w:val="22"/>
        </w:rPr>
        <w:t xml:space="preserve"> e não constituem direito a retenção ou indenização, no todo ou em parte, pela </w:t>
      </w:r>
      <w:r w:rsidR="003A6DFF" w:rsidRPr="006D4C3F">
        <w:rPr>
          <w:rFonts w:ascii="Arial" w:hAnsi="Arial" w:cs="Arial"/>
          <w:sz w:val="22"/>
          <w:szCs w:val="22"/>
        </w:rPr>
        <w:t>Comodatária</w:t>
      </w:r>
      <w:r w:rsidRPr="006D4C3F">
        <w:rPr>
          <w:rFonts w:ascii="Arial" w:hAnsi="Arial" w:cs="Arial"/>
          <w:sz w:val="22"/>
          <w:szCs w:val="22"/>
        </w:rPr>
        <w:t>, passando a constituir parte integrante ao bem objeto do presente comodato.</w:t>
      </w:r>
    </w:p>
    <w:p w14:paraId="449575A3" w14:textId="34CEC7C1" w:rsidR="0089150E" w:rsidRPr="006D4C3F" w:rsidRDefault="004660EE" w:rsidP="006D4C3F">
      <w:pPr>
        <w:pStyle w:val="Ttulo2"/>
        <w:spacing w:after="240" w:line="340" w:lineRule="exact"/>
        <w:jc w:val="center"/>
        <w:rPr>
          <w:sz w:val="22"/>
          <w:szCs w:val="22"/>
        </w:rPr>
      </w:pPr>
      <w:r w:rsidRPr="006D4C3F">
        <w:rPr>
          <w:sz w:val="22"/>
          <w:szCs w:val="22"/>
        </w:rPr>
        <w:t>CLÁUSULA SÉTIMA</w:t>
      </w:r>
    </w:p>
    <w:p w14:paraId="03285CBF" w14:textId="2CBC0841" w:rsidR="00822BF8" w:rsidRPr="006D4C3F" w:rsidRDefault="004660EE" w:rsidP="006D4C3F">
      <w:pPr>
        <w:pStyle w:val="Ttulo2"/>
        <w:spacing w:after="240" w:line="340" w:lineRule="exact"/>
        <w:jc w:val="center"/>
        <w:rPr>
          <w:sz w:val="22"/>
          <w:szCs w:val="22"/>
        </w:rPr>
      </w:pPr>
      <w:r w:rsidRPr="006D4C3F">
        <w:rPr>
          <w:sz w:val="22"/>
          <w:szCs w:val="22"/>
        </w:rPr>
        <w:t>DISPOSIÇÕES FINAIS</w:t>
      </w:r>
    </w:p>
    <w:p w14:paraId="058792ED" w14:textId="747D116F" w:rsidR="00727A66" w:rsidRPr="006D4C3F" w:rsidRDefault="004660EE" w:rsidP="006D4C3F">
      <w:pPr>
        <w:spacing w:after="240" w:line="340" w:lineRule="exact"/>
        <w:jc w:val="both"/>
        <w:rPr>
          <w:rFonts w:ascii="Arial" w:hAnsi="Arial" w:cs="Arial"/>
          <w:sz w:val="22"/>
          <w:szCs w:val="22"/>
        </w:rPr>
      </w:pPr>
      <w:r w:rsidRPr="006D4C3F">
        <w:rPr>
          <w:rFonts w:ascii="Arial" w:hAnsi="Arial" w:cs="Arial"/>
          <w:sz w:val="22"/>
          <w:szCs w:val="22"/>
        </w:rPr>
        <w:t>7.</w:t>
      </w:r>
      <w:r w:rsidR="00A40A7D" w:rsidRPr="006D4C3F">
        <w:rPr>
          <w:rFonts w:ascii="Arial" w:hAnsi="Arial" w:cs="Arial"/>
          <w:sz w:val="22"/>
          <w:szCs w:val="22"/>
        </w:rPr>
        <w:t>1</w:t>
      </w:r>
      <w:r w:rsidR="004C171C" w:rsidRPr="006D4C3F">
        <w:rPr>
          <w:rFonts w:ascii="Arial" w:hAnsi="Arial" w:cs="Arial"/>
          <w:sz w:val="22"/>
          <w:szCs w:val="22"/>
        </w:rPr>
        <w:t>.</w:t>
      </w:r>
      <w:r w:rsidRPr="006D4C3F">
        <w:rPr>
          <w:rFonts w:ascii="Arial" w:hAnsi="Arial" w:cs="Arial"/>
          <w:sz w:val="22"/>
          <w:szCs w:val="22"/>
        </w:rPr>
        <w:t xml:space="preserve">  </w:t>
      </w:r>
      <w:r w:rsidR="00684BA0" w:rsidRPr="006D4C3F">
        <w:rPr>
          <w:rFonts w:ascii="Arial" w:hAnsi="Arial" w:cs="Arial"/>
          <w:sz w:val="22"/>
          <w:szCs w:val="22"/>
          <w:u w:val="single"/>
        </w:rPr>
        <w:t>Notificações</w:t>
      </w:r>
      <w:r w:rsidR="00B2497F" w:rsidRPr="006D4C3F">
        <w:rPr>
          <w:rFonts w:ascii="Arial" w:hAnsi="Arial" w:cs="Arial"/>
          <w:sz w:val="22"/>
          <w:szCs w:val="22"/>
        </w:rPr>
        <w:t xml:space="preserve">. </w:t>
      </w:r>
      <w:r w:rsidR="00582091" w:rsidRPr="006D4C3F">
        <w:rPr>
          <w:rFonts w:ascii="Arial" w:hAnsi="Arial" w:cs="Arial"/>
          <w:sz w:val="22"/>
          <w:szCs w:val="22"/>
        </w:rPr>
        <w:t xml:space="preserve">Todas as notificações e demais comunicações previstas neste Contrato serão elaboradas por escrito e enviadas para os endereços abaixo indicados, </w:t>
      </w:r>
      <w:r w:rsidR="00582091" w:rsidRPr="006D4C3F">
        <w:rPr>
          <w:rFonts w:ascii="Arial" w:hAnsi="Arial" w:cs="Arial"/>
          <w:sz w:val="22"/>
          <w:szCs w:val="22"/>
        </w:rPr>
        <w:lastRenderedPageBreak/>
        <w:t>ou para outros que venham a ser indicados pelas Partes da forma prevista nesta Cláusula, (a) através de carta registrada ou protocolada com aviso de recebimento, exclusivamente quando a notificação for enviada para a Compradora; ou (b) e-mail com comprovante de envio e recebimento:</w:t>
      </w:r>
    </w:p>
    <w:p w14:paraId="4EBD3C09" w14:textId="477F9E05" w:rsidR="004C171C" w:rsidRPr="006D4C3F" w:rsidRDefault="004C171C" w:rsidP="006D4C3F">
      <w:pPr>
        <w:pStyle w:val="PargrafodaLista"/>
        <w:tabs>
          <w:tab w:val="left" w:pos="426"/>
        </w:tabs>
        <w:spacing w:after="240" w:line="340" w:lineRule="exact"/>
        <w:ind w:left="284"/>
        <w:rPr>
          <w:rFonts w:ascii="Arial" w:hAnsi="Arial" w:cs="Arial"/>
          <w:bCs/>
        </w:rPr>
      </w:pPr>
      <w:r w:rsidRPr="006D4C3F">
        <w:rPr>
          <w:rFonts w:ascii="Arial" w:hAnsi="Arial" w:cs="Arial"/>
        </w:rPr>
        <w:t>(i)</w:t>
      </w:r>
      <w:r w:rsidRPr="006D4C3F">
        <w:rPr>
          <w:rFonts w:ascii="Arial" w:hAnsi="Arial" w:cs="Arial"/>
        </w:rPr>
        <w:tab/>
      </w:r>
      <w:r w:rsidRPr="006D4C3F">
        <w:rPr>
          <w:rFonts w:ascii="Arial" w:hAnsi="Arial" w:cs="Arial"/>
          <w:u w:val="single"/>
        </w:rPr>
        <w:t>Se para a Comodante:</w:t>
      </w:r>
    </w:p>
    <w:p w14:paraId="4CB507E0" w14:textId="77777777" w:rsidR="004C171C" w:rsidRPr="006D4C3F" w:rsidRDefault="004C171C" w:rsidP="006D4C3F">
      <w:pPr>
        <w:widowControl w:val="0"/>
        <w:spacing w:after="240" w:line="340" w:lineRule="exact"/>
        <w:ind w:left="284"/>
        <w:jc w:val="both"/>
        <w:rPr>
          <w:rFonts w:ascii="Arial" w:hAnsi="Arial" w:cs="Arial"/>
          <w:sz w:val="22"/>
          <w:szCs w:val="22"/>
        </w:rPr>
      </w:pPr>
      <w:commentRangeStart w:id="23"/>
      <w:r w:rsidRPr="006D4C3F">
        <w:rPr>
          <w:rFonts w:ascii="Arial" w:hAnsi="Arial" w:cs="Arial"/>
          <w:sz w:val="22"/>
          <w:szCs w:val="22"/>
        </w:rPr>
        <w:t xml:space="preserve">A/C: Daniella Ventura, Luiz Rosa, Rogério Takayanagi e Elly Resende Silva. </w:t>
      </w:r>
      <w:commentRangeEnd w:id="23"/>
      <w:r w:rsidR="00793922">
        <w:rPr>
          <w:rStyle w:val="Refdecomentrio"/>
        </w:rPr>
        <w:commentReference w:id="23"/>
      </w:r>
    </w:p>
    <w:p w14:paraId="57FBF7B6"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 xml:space="preserve">E-mail: </w:t>
      </w:r>
      <w:hyperlink r:id="rId11" w:history="1">
        <w:r w:rsidRPr="006D4C3F">
          <w:rPr>
            <w:rStyle w:val="Hyperlink"/>
            <w:rFonts w:ascii="Arial" w:hAnsi="Arial" w:cs="Arial"/>
            <w:sz w:val="22"/>
            <w:szCs w:val="22"/>
          </w:rPr>
          <w:t>daniella.ventura@oi.net.br</w:t>
        </w:r>
      </w:hyperlink>
      <w:r w:rsidRPr="006D4C3F">
        <w:rPr>
          <w:rFonts w:ascii="Arial" w:hAnsi="Arial" w:cs="Arial"/>
          <w:sz w:val="22"/>
          <w:szCs w:val="22"/>
        </w:rPr>
        <w:t xml:space="preserve">; </w:t>
      </w:r>
      <w:hyperlink r:id="rId12" w:history="1">
        <w:r w:rsidRPr="006D4C3F">
          <w:rPr>
            <w:rStyle w:val="Hyperlink"/>
            <w:rFonts w:ascii="Arial" w:hAnsi="Arial" w:cs="Arial"/>
            <w:sz w:val="22"/>
            <w:szCs w:val="22"/>
          </w:rPr>
          <w:t>luiz.rosa@oi.net.br</w:t>
        </w:r>
      </w:hyperlink>
      <w:r w:rsidRPr="006D4C3F">
        <w:rPr>
          <w:rFonts w:ascii="Arial" w:hAnsi="Arial" w:cs="Arial"/>
          <w:sz w:val="22"/>
          <w:szCs w:val="22"/>
        </w:rPr>
        <w:t xml:space="preserve">; </w:t>
      </w:r>
      <w:hyperlink r:id="rId13" w:history="1">
        <w:r w:rsidRPr="006D4C3F">
          <w:rPr>
            <w:rStyle w:val="Hyperlink"/>
            <w:rFonts w:ascii="Arial" w:hAnsi="Arial" w:cs="Arial"/>
            <w:sz w:val="22"/>
            <w:szCs w:val="22"/>
          </w:rPr>
          <w:t>rogerio.t@oi.net.br</w:t>
        </w:r>
      </w:hyperlink>
      <w:r w:rsidRPr="006D4C3F">
        <w:rPr>
          <w:rFonts w:ascii="Arial" w:hAnsi="Arial" w:cs="Arial"/>
          <w:sz w:val="22"/>
          <w:szCs w:val="22"/>
        </w:rPr>
        <w:t xml:space="preserve">; e </w:t>
      </w:r>
      <w:hyperlink r:id="rId14" w:history="1">
        <w:r w:rsidRPr="006D4C3F">
          <w:rPr>
            <w:rStyle w:val="Hyperlink"/>
            <w:rFonts w:ascii="Arial" w:hAnsi="Arial" w:cs="Arial"/>
            <w:sz w:val="22"/>
            <w:szCs w:val="22"/>
          </w:rPr>
          <w:t>elly.resende@oi.net.br</w:t>
        </w:r>
      </w:hyperlink>
      <w:r w:rsidRPr="006D4C3F">
        <w:rPr>
          <w:rFonts w:ascii="Arial" w:hAnsi="Arial" w:cs="Arial"/>
          <w:sz w:val="22"/>
          <w:szCs w:val="22"/>
        </w:rPr>
        <w:t>.</w:t>
      </w:r>
    </w:p>
    <w:p w14:paraId="785AEB10" w14:textId="77777777" w:rsidR="004C171C" w:rsidRPr="006D4C3F" w:rsidRDefault="004C171C" w:rsidP="006D4C3F">
      <w:pPr>
        <w:widowControl w:val="0"/>
        <w:spacing w:after="240" w:line="340" w:lineRule="exact"/>
        <w:ind w:left="284"/>
        <w:jc w:val="both"/>
        <w:rPr>
          <w:rFonts w:ascii="Arial" w:hAnsi="Arial" w:cs="Arial"/>
          <w:iCs/>
          <w:sz w:val="22"/>
          <w:szCs w:val="22"/>
        </w:rPr>
      </w:pPr>
      <w:r w:rsidRPr="006D4C3F">
        <w:rPr>
          <w:rFonts w:ascii="Arial" w:hAnsi="Arial" w:cs="Arial"/>
          <w:iCs/>
          <w:sz w:val="22"/>
          <w:szCs w:val="22"/>
        </w:rPr>
        <w:t xml:space="preserve">Com cópia para </w:t>
      </w:r>
      <w:r w:rsidRPr="006D4C3F">
        <w:rPr>
          <w:rFonts w:ascii="Arial" w:hAnsi="Arial" w:cs="Arial"/>
          <w:sz w:val="22"/>
          <w:szCs w:val="22"/>
        </w:rPr>
        <w:t>(sendo certo que o recebimento da notificação por tal destinatário tem apenas fins informativos e não deve ser considerado para fins de notificação)</w:t>
      </w:r>
      <w:r w:rsidRPr="006D4C3F">
        <w:rPr>
          <w:rFonts w:ascii="Arial" w:hAnsi="Arial" w:cs="Arial"/>
          <w:iCs/>
          <w:sz w:val="22"/>
          <w:szCs w:val="22"/>
        </w:rPr>
        <w:t>:</w:t>
      </w:r>
    </w:p>
    <w:p w14:paraId="52F8BEDF" w14:textId="77777777" w:rsidR="004C171C" w:rsidRPr="006D4C3F" w:rsidRDefault="004C171C" w:rsidP="006D4C3F">
      <w:pPr>
        <w:widowControl w:val="0"/>
        <w:spacing w:after="240" w:line="340" w:lineRule="exact"/>
        <w:ind w:left="284"/>
        <w:jc w:val="both"/>
        <w:rPr>
          <w:rFonts w:ascii="Arial" w:hAnsi="Arial" w:cs="Arial"/>
          <w:b/>
          <w:bCs/>
          <w:sz w:val="22"/>
          <w:szCs w:val="22"/>
        </w:rPr>
      </w:pPr>
      <w:r w:rsidRPr="006D4C3F">
        <w:rPr>
          <w:rFonts w:ascii="Arial" w:hAnsi="Arial" w:cs="Arial"/>
          <w:b/>
          <w:bCs/>
          <w:sz w:val="22"/>
          <w:szCs w:val="22"/>
        </w:rPr>
        <w:t>Padis Mattar Advogados</w:t>
      </w:r>
    </w:p>
    <w:p w14:paraId="2BBF46CE"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 xml:space="preserve">Aos cuidados de Paulo Padis </w:t>
      </w:r>
    </w:p>
    <w:p w14:paraId="640C25D9"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Endereço: [</w:t>
      </w:r>
      <w:r w:rsidRPr="006D4C3F">
        <w:rPr>
          <w:rFonts w:ascii="Arial" w:hAnsi="Arial" w:cs="Arial"/>
          <w:sz w:val="22"/>
          <w:szCs w:val="22"/>
          <w:highlight w:val="lightGray"/>
        </w:rPr>
        <w:t>●</w:t>
      </w:r>
      <w:r w:rsidRPr="006D4C3F">
        <w:rPr>
          <w:rFonts w:ascii="Arial" w:hAnsi="Arial" w:cs="Arial"/>
          <w:sz w:val="22"/>
          <w:szCs w:val="22"/>
        </w:rPr>
        <w:t>]</w:t>
      </w:r>
    </w:p>
    <w:p w14:paraId="4114EDF1"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CEP [</w:t>
      </w:r>
      <w:r w:rsidRPr="006D4C3F">
        <w:rPr>
          <w:rFonts w:ascii="Arial" w:hAnsi="Arial" w:cs="Arial"/>
          <w:sz w:val="22"/>
          <w:szCs w:val="22"/>
          <w:highlight w:val="lightGray"/>
        </w:rPr>
        <w:t>●</w:t>
      </w:r>
      <w:r w:rsidRPr="006D4C3F">
        <w:rPr>
          <w:rFonts w:ascii="Arial" w:hAnsi="Arial" w:cs="Arial"/>
          <w:sz w:val="22"/>
          <w:szCs w:val="22"/>
        </w:rPr>
        <w:t>]</w:t>
      </w:r>
    </w:p>
    <w:p w14:paraId="5AF916E8"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São Paulo, SP</w:t>
      </w:r>
    </w:p>
    <w:p w14:paraId="20F0B2C0"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E-mail: ppadis@padismattar.com.br</w:t>
      </w:r>
    </w:p>
    <w:p w14:paraId="4D063BE0" w14:textId="4836B7E4" w:rsidR="004C171C" w:rsidRPr="006D4C3F" w:rsidRDefault="004C171C" w:rsidP="006D4C3F">
      <w:pPr>
        <w:pStyle w:val="PargrafodaLista"/>
        <w:spacing w:after="240" w:line="340" w:lineRule="exact"/>
        <w:ind w:left="284"/>
        <w:rPr>
          <w:rFonts w:ascii="Arial" w:hAnsi="Arial" w:cs="Arial"/>
        </w:rPr>
      </w:pPr>
      <w:r w:rsidRPr="006D4C3F">
        <w:rPr>
          <w:rFonts w:ascii="Arial" w:hAnsi="Arial" w:cs="Arial"/>
        </w:rPr>
        <w:t>(ii)</w:t>
      </w:r>
      <w:r w:rsidRPr="006D4C3F">
        <w:rPr>
          <w:rFonts w:ascii="Arial" w:hAnsi="Arial" w:cs="Arial"/>
        </w:rPr>
        <w:tab/>
      </w:r>
      <w:r w:rsidRPr="006D4C3F">
        <w:rPr>
          <w:rFonts w:ascii="Arial" w:hAnsi="Arial" w:cs="Arial"/>
          <w:u w:val="single"/>
        </w:rPr>
        <w:t>Se para a Comodatária</w:t>
      </w:r>
      <w:r w:rsidRPr="006D4C3F">
        <w:rPr>
          <w:rFonts w:ascii="Arial" w:hAnsi="Arial" w:cs="Arial"/>
        </w:rPr>
        <w:t>:</w:t>
      </w:r>
    </w:p>
    <w:p w14:paraId="0333EF33" w14:textId="03C614EE" w:rsidR="004C171C" w:rsidRPr="006D4C3F" w:rsidRDefault="004C171C" w:rsidP="006D4C3F">
      <w:pPr>
        <w:pStyle w:val="PargrafodaLista"/>
        <w:tabs>
          <w:tab w:val="left" w:pos="426"/>
        </w:tabs>
        <w:spacing w:after="240" w:line="340" w:lineRule="exact"/>
        <w:ind w:left="284"/>
        <w:rPr>
          <w:rFonts w:ascii="Arial" w:hAnsi="Arial" w:cs="Arial"/>
          <w:b/>
        </w:rPr>
      </w:pPr>
      <w:r w:rsidRPr="006D4C3F">
        <w:rPr>
          <w:rFonts w:ascii="Arial" w:hAnsi="Arial" w:cs="Arial"/>
          <w:b/>
        </w:rPr>
        <w:t>[</w:t>
      </w:r>
      <w:r w:rsidRPr="006D4C3F">
        <w:rPr>
          <w:rFonts w:ascii="Arial" w:hAnsi="Arial" w:cs="Arial"/>
          <w:b/>
          <w:highlight w:val="lightGray"/>
        </w:rPr>
        <w:t>SPE</w:t>
      </w:r>
      <w:r w:rsidRPr="006D4C3F">
        <w:rPr>
          <w:rFonts w:ascii="Arial" w:hAnsi="Arial" w:cs="Arial"/>
          <w:b/>
        </w:rPr>
        <w:t>]</w:t>
      </w:r>
    </w:p>
    <w:p w14:paraId="7A6C1D70"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Endereço: [</w:t>
      </w:r>
      <w:r w:rsidRPr="006D4C3F">
        <w:rPr>
          <w:rFonts w:ascii="Arial" w:hAnsi="Arial" w:cs="Arial"/>
          <w:sz w:val="22"/>
          <w:szCs w:val="22"/>
          <w:highlight w:val="lightGray"/>
        </w:rPr>
        <w:t>●</w:t>
      </w:r>
      <w:r w:rsidRPr="006D4C3F">
        <w:rPr>
          <w:rFonts w:ascii="Arial" w:hAnsi="Arial" w:cs="Arial"/>
          <w:sz w:val="22"/>
          <w:szCs w:val="22"/>
        </w:rPr>
        <w:t>]</w:t>
      </w:r>
    </w:p>
    <w:p w14:paraId="20B24E73"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A/C: [</w:t>
      </w:r>
      <w:r w:rsidRPr="006D4C3F">
        <w:rPr>
          <w:rFonts w:ascii="Arial" w:hAnsi="Arial" w:cs="Arial"/>
          <w:sz w:val="22"/>
          <w:szCs w:val="22"/>
          <w:highlight w:val="lightGray"/>
        </w:rPr>
        <w:t>●</w:t>
      </w:r>
      <w:r w:rsidRPr="006D4C3F">
        <w:rPr>
          <w:rFonts w:ascii="Arial" w:hAnsi="Arial" w:cs="Arial"/>
          <w:sz w:val="22"/>
          <w:szCs w:val="22"/>
        </w:rPr>
        <w:t>]</w:t>
      </w:r>
    </w:p>
    <w:p w14:paraId="73784673"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E-mail: [</w:t>
      </w:r>
      <w:r w:rsidRPr="006D4C3F">
        <w:rPr>
          <w:rFonts w:ascii="Arial" w:hAnsi="Arial" w:cs="Arial"/>
          <w:sz w:val="22"/>
          <w:szCs w:val="22"/>
          <w:highlight w:val="lightGray"/>
        </w:rPr>
        <w:t>●</w:t>
      </w:r>
      <w:r w:rsidRPr="006D4C3F">
        <w:rPr>
          <w:rFonts w:ascii="Arial" w:hAnsi="Arial" w:cs="Arial"/>
          <w:sz w:val="22"/>
          <w:szCs w:val="22"/>
        </w:rPr>
        <w:t>]</w:t>
      </w:r>
    </w:p>
    <w:p w14:paraId="68339E37" w14:textId="77777777" w:rsidR="004C171C" w:rsidRPr="006D4C3F" w:rsidRDefault="004C171C" w:rsidP="006D4C3F">
      <w:pPr>
        <w:widowControl w:val="0"/>
        <w:spacing w:after="240" w:line="340" w:lineRule="exact"/>
        <w:ind w:left="284"/>
        <w:jc w:val="both"/>
        <w:rPr>
          <w:rFonts w:ascii="Arial" w:hAnsi="Arial" w:cs="Arial"/>
          <w:iCs/>
          <w:sz w:val="22"/>
          <w:szCs w:val="22"/>
        </w:rPr>
      </w:pPr>
      <w:r w:rsidRPr="006D4C3F">
        <w:rPr>
          <w:rFonts w:ascii="Arial" w:hAnsi="Arial" w:cs="Arial"/>
          <w:iCs/>
          <w:sz w:val="22"/>
          <w:szCs w:val="22"/>
        </w:rPr>
        <w:t xml:space="preserve">Com cópia para </w:t>
      </w:r>
      <w:bookmarkStart w:id="24" w:name="_Hlk123289667"/>
      <w:r w:rsidRPr="006D4C3F">
        <w:rPr>
          <w:rFonts w:ascii="Arial" w:hAnsi="Arial" w:cs="Arial"/>
          <w:sz w:val="22"/>
          <w:szCs w:val="22"/>
        </w:rPr>
        <w:t>(sendo certo que o recebimento da notificação por tal destinatário tem apenas fins informativos e não deve ser considerado para fins de notificação)</w:t>
      </w:r>
      <w:bookmarkEnd w:id="24"/>
      <w:r w:rsidRPr="006D4C3F">
        <w:rPr>
          <w:rFonts w:ascii="Arial" w:hAnsi="Arial" w:cs="Arial"/>
          <w:iCs/>
          <w:sz w:val="22"/>
          <w:szCs w:val="22"/>
        </w:rPr>
        <w:t>:</w:t>
      </w:r>
    </w:p>
    <w:p w14:paraId="1F498850" w14:textId="77777777" w:rsidR="004C171C" w:rsidRPr="006D4C3F" w:rsidRDefault="004C171C" w:rsidP="006D4C3F">
      <w:pPr>
        <w:widowControl w:val="0"/>
        <w:spacing w:after="240" w:line="340" w:lineRule="exact"/>
        <w:ind w:left="284"/>
        <w:jc w:val="both"/>
        <w:rPr>
          <w:rFonts w:ascii="Arial" w:hAnsi="Arial" w:cs="Arial"/>
          <w:b/>
          <w:bCs/>
          <w:sz w:val="22"/>
          <w:szCs w:val="22"/>
        </w:rPr>
      </w:pPr>
      <w:r w:rsidRPr="006D4C3F">
        <w:rPr>
          <w:rFonts w:ascii="Arial" w:hAnsi="Arial" w:cs="Arial"/>
          <w:b/>
          <w:bCs/>
          <w:sz w:val="22"/>
          <w:szCs w:val="22"/>
        </w:rPr>
        <w:t>Lefosse Advogados</w:t>
      </w:r>
    </w:p>
    <w:p w14:paraId="62FF20DA"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 xml:space="preserve">Aos cuidados de Felipe Camara </w:t>
      </w:r>
    </w:p>
    <w:p w14:paraId="709C4972"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Endereço: Rua Tabapuã, n.º 1227, 14º andar, Itaim Bibi</w:t>
      </w:r>
    </w:p>
    <w:p w14:paraId="36BA9D17"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CEP 04533-014</w:t>
      </w:r>
    </w:p>
    <w:p w14:paraId="30294CCE"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lastRenderedPageBreak/>
        <w:t>São Paulo, SP</w:t>
      </w:r>
    </w:p>
    <w:p w14:paraId="3B743F52" w14:textId="77777777" w:rsidR="004C171C" w:rsidRPr="006D4C3F" w:rsidRDefault="004C171C" w:rsidP="006D4C3F">
      <w:pPr>
        <w:widowControl w:val="0"/>
        <w:spacing w:after="240" w:line="340" w:lineRule="exact"/>
        <w:ind w:left="284"/>
        <w:jc w:val="both"/>
        <w:rPr>
          <w:rFonts w:ascii="Arial" w:hAnsi="Arial" w:cs="Arial"/>
          <w:sz w:val="22"/>
          <w:szCs w:val="22"/>
        </w:rPr>
      </w:pPr>
      <w:r w:rsidRPr="006D4C3F">
        <w:rPr>
          <w:rFonts w:ascii="Arial" w:hAnsi="Arial" w:cs="Arial"/>
          <w:sz w:val="22"/>
          <w:szCs w:val="22"/>
        </w:rPr>
        <w:t>E-mail: felipe.camara@lefosse.com</w:t>
      </w:r>
    </w:p>
    <w:p w14:paraId="471429FF" w14:textId="0423E667" w:rsidR="00D6684B" w:rsidRPr="006D4C3F" w:rsidRDefault="00A40A7D" w:rsidP="006D4C3F">
      <w:pPr>
        <w:pStyle w:val="PargrafodaLista"/>
        <w:autoSpaceDE/>
        <w:autoSpaceDN/>
        <w:spacing w:after="240" w:line="340" w:lineRule="exact"/>
        <w:ind w:left="0"/>
        <w:rPr>
          <w:rFonts w:ascii="Arial" w:hAnsi="Arial" w:cs="Arial"/>
        </w:rPr>
      </w:pPr>
      <w:r w:rsidRPr="006D4C3F">
        <w:rPr>
          <w:rFonts w:ascii="Arial" w:hAnsi="Arial" w:cs="Arial"/>
        </w:rPr>
        <w:t xml:space="preserve">7.1.1. </w:t>
      </w:r>
      <w:r w:rsidR="00D6684B" w:rsidRPr="006D4C3F">
        <w:rPr>
          <w:rFonts w:ascii="Arial" w:hAnsi="Arial" w:cs="Arial"/>
        </w:rPr>
        <w:t xml:space="preserve">As notificações e comunicações enviadas e entregues na forma da </w:t>
      </w:r>
      <w:r w:rsidR="00D6684B" w:rsidRPr="006D4C3F">
        <w:rPr>
          <w:rFonts w:ascii="Arial" w:hAnsi="Arial" w:cs="Arial"/>
          <w:u w:val="single"/>
        </w:rPr>
        <w:t xml:space="preserve">Cláusula </w:t>
      </w:r>
      <w:r w:rsidR="00D6684B" w:rsidRPr="006D4C3F">
        <w:rPr>
          <w:rFonts w:ascii="Arial" w:hAnsi="Arial" w:cs="Arial"/>
          <w:u w:val="single"/>
        </w:rPr>
        <w:fldChar w:fldCharType="begin"/>
      </w:r>
      <w:r w:rsidR="00D6684B" w:rsidRPr="006D4C3F">
        <w:rPr>
          <w:rFonts w:ascii="Arial" w:hAnsi="Arial" w:cs="Arial"/>
          <w:u w:val="single"/>
        </w:rPr>
        <w:instrText xml:space="preserve"> REF _Ref33811196 \r \h  \* MERGEFORMAT </w:instrText>
      </w:r>
      <w:r w:rsidR="00D6684B" w:rsidRPr="006D4C3F">
        <w:rPr>
          <w:rFonts w:ascii="Arial" w:hAnsi="Arial" w:cs="Arial"/>
          <w:u w:val="single"/>
        </w:rPr>
      </w:r>
      <w:r w:rsidR="00D6684B" w:rsidRPr="006D4C3F">
        <w:rPr>
          <w:rFonts w:ascii="Arial" w:hAnsi="Arial" w:cs="Arial"/>
          <w:u w:val="single"/>
        </w:rPr>
        <w:fldChar w:fldCharType="separate"/>
      </w:r>
      <w:r w:rsidRPr="006D4C3F">
        <w:rPr>
          <w:rFonts w:ascii="Arial" w:hAnsi="Arial" w:cs="Arial"/>
          <w:u w:val="single"/>
        </w:rPr>
        <w:t>7</w:t>
      </w:r>
      <w:r w:rsidR="00D6684B" w:rsidRPr="006D4C3F">
        <w:rPr>
          <w:rFonts w:ascii="Arial" w:hAnsi="Arial" w:cs="Arial"/>
          <w:u w:val="single"/>
        </w:rPr>
        <w:t>.1</w:t>
      </w:r>
      <w:r w:rsidR="00D6684B" w:rsidRPr="006D4C3F">
        <w:rPr>
          <w:rFonts w:ascii="Arial" w:hAnsi="Arial" w:cs="Arial"/>
          <w:u w:val="single"/>
        </w:rPr>
        <w:fldChar w:fldCharType="end"/>
      </w:r>
      <w:r w:rsidR="00D6684B" w:rsidRPr="006D4C3F">
        <w:rPr>
          <w:rFonts w:ascii="Arial" w:hAnsi="Arial" w:cs="Arial"/>
        </w:rPr>
        <w:t xml:space="preserve"> acima serão consideradas entregues na data do seu efetivo recebimento ou entrega, comprovados por aviso de recebimento escrito, protocolo ou outro comprovante do efetivo recebimento ou entrega aos endereços acima indicados.</w:t>
      </w:r>
    </w:p>
    <w:p w14:paraId="6B9BE5F7" w14:textId="130199E1" w:rsidR="00D6684B" w:rsidRPr="006D4C3F" w:rsidRDefault="00A40A7D" w:rsidP="006D4C3F">
      <w:pPr>
        <w:pStyle w:val="PargrafodaLista"/>
        <w:autoSpaceDE/>
        <w:autoSpaceDN/>
        <w:spacing w:after="240" w:line="340" w:lineRule="exact"/>
        <w:ind w:left="0"/>
        <w:rPr>
          <w:rFonts w:ascii="Arial" w:hAnsi="Arial" w:cs="Arial"/>
        </w:rPr>
      </w:pPr>
      <w:bookmarkStart w:id="25" w:name="_Ref50383440"/>
      <w:r w:rsidRPr="006D4C3F">
        <w:rPr>
          <w:rFonts w:ascii="Arial" w:hAnsi="Arial" w:cs="Arial"/>
        </w:rPr>
        <w:t xml:space="preserve">7.1.2. </w:t>
      </w:r>
      <w:r w:rsidR="00D6684B" w:rsidRPr="006D4C3F">
        <w:rPr>
          <w:rFonts w:ascii="Arial" w:hAnsi="Arial" w:cs="Arial"/>
        </w:rPr>
        <w:t xml:space="preserve">Qualquer Parte poderá, mediante notificação por escrito enviada e entregue na forma da </w:t>
      </w:r>
      <w:r w:rsidR="00D6684B" w:rsidRPr="006D4C3F">
        <w:rPr>
          <w:rFonts w:ascii="Arial" w:hAnsi="Arial" w:cs="Arial"/>
          <w:u w:val="single"/>
        </w:rPr>
        <w:t xml:space="preserve">Cláusula </w:t>
      </w:r>
      <w:r w:rsidR="00D6684B" w:rsidRPr="006D4C3F">
        <w:rPr>
          <w:rFonts w:ascii="Arial" w:hAnsi="Arial" w:cs="Arial"/>
          <w:u w:val="single"/>
        </w:rPr>
        <w:fldChar w:fldCharType="begin"/>
      </w:r>
      <w:r w:rsidR="00D6684B" w:rsidRPr="006D4C3F">
        <w:rPr>
          <w:rFonts w:ascii="Arial" w:hAnsi="Arial" w:cs="Arial"/>
          <w:u w:val="single"/>
        </w:rPr>
        <w:instrText xml:space="preserve"> REF _Ref33811196 \r \h  \* MERGEFORMAT </w:instrText>
      </w:r>
      <w:r w:rsidR="00D6684B" w:rsidRPr="006D4C3F">
        <w:rPr>
          <w:rFonts w:ascii="Arial" w:hAnsi="Arial" w:cs="Arial"/>
          <w:u w:val="single"/>
        </w:rPr>
      </w:r>
      <w:r w:rsidR="00D6684B" w:rsidRPr="006D4C3F">
        <w:rPr>
          <w:rFonts w:ascii="Arial" w:hAnsi="Arial" w:cs="Arial"/>
          <w:u w:val="single"/>
        </w:rPr>
        <w:fldChar w:fldCharType="separate"/>
      </w:r>
      <w:r w:rsidRPr="006D4C3F">
        <w:rPr>
          <w:rFonts w:ascii="Arial" w:hAnsi="Arial" w:cs="Arial"/>
          <w:u w:val="single"/>
        </w:rPr>
        <w:t>7</w:t>
      </w:r>
      <w:r w:rsidR="00D6684B" w:rsidRPr="006D4C3F">
        <w:rPr>
          <w:rFonts w:ascii="Arial" w:hAnsi="Arial" w:cs="Arial"/>
          <w:u w:val="single"/>
        </w:rPr>
        <w:t>.1</w:t>
      </w:r>
      <w:r w:rsidR="00D6684B" w:rsidRPr="006D4C3F">
        <w:rPr>
          <w:rFonts w:ascii="Arial" w:hAnsi="Arial" w:cs="Arial"/>
          <w:u w:val="single"/>
        </w:rPr>
        <w:fldChar w:fldCharType="end"/>
      </w:r>
      <w:r w:rsidR="00D6684B" w:rsidRPr="006D4C3F">
        <w:rPr>
          <w:rFonts w:ascii="Arial" w:hAnsi="Arial" w:cs="Arial"/>
        </w:rPr>
        <w:t xml:space="preserve"> acima, informar outro endereço ou pessoa diferente a quem todas as notificações e comunicações devam ser enviadas no futuro, sendo tal modificação válida somente após a data de entrega da notificação aqui prevista.</w:t>
      </w:r>
      <w:bookmarkEnd w:id="25"/>
    </w:p>
    <w:p w14:paraId="3F79108C" w14:textId="7E868F5E" w:rsidR="00A40A7D"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7.2. </w:t>
      </w:r>
      <w:r w:rsidR="00A40A7D" w:rsidRPr="006D4C3F">
        <w:rPr>
          <w:rFonts w:ascii="Arial" w:hAnsi="Arial" w:cs="Arial"/>
          <w:u w:val="single"/>
        </w:rPr>
        <w:t>Irrevogabilidade e Irretratabilidade; Alteração do Contrato</w:t>
      </w:r>
      <w:r w:rsidR="00A40A7D" w:rsidRPr="006D4C3F">
        <w:rPr>
          <w:rFonts w:ascii="Arial" w:hAnsi="Arial" w:cs="Arial"/>
        </w:rPr>
        <w:t>. Este Contrato é celebrado em caráter irrevogável e irretratável e obriga as Partes, bem como seus herdeiros e sucessores a qualquer título. Qualquer alteração deste Contrato somente poderá ser validamente realizada mediante termo aditivo por escrito, devidamente assinado por todas as Partes, ou seus respectivos herdeiros e sucessores a qualquer título.</w:t>
      </w:r>
    </w:p>
    <w:p w14:paraId="227CB376" w14:textId="1922A41D" w:rsidR="00A40A7D"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7.3. </w:t>
      </w:r>
      <w:r w:rsidR="00A40A7D" w:rsidRPr="006D4C3F">
        <w:rPr>
          <w:rFonts w:ascii="Arial" w:hAnsi="Arial" w:cs="Arial"/>
          <w:u w:val="single"/>
        </w:rPr>
        <w:t>Tolerâncias e Renúncias</w:t>
      </w:r>
      <w:r w:rsidR="00A40A7D" w:rsidRPr="006D4C3F">
        <w:rPr>
          <w:rFonts w:ascii="Arial" w:hAnsi="Arial" w:cs="Arial"/>
        </w:rPr>
        <w:t>. A eventual tolerância de qualquer Parte quanto ao atraso, não cumprimento ou cumprimento defeituoso ou incompleto de qualquer das disposições deste Contrato, não será interpretada ou entendida como renúncia a qualquer direito e não prejudicará o direito de exigir o cumprimento de obrigações assumidas.</w:t>
      </w:r>
    </w:p>
    <w:p w14:paraId="0E735B06" w14:textId="0C71343B" w:rsidR="00685312"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7.4. </w:t>
      </w:r>
      <w:r w:rsidR="00A40A7D" w:rsidRPr="006D4C3F">
        <w:rPr>
          <w:rFonts w:ascii="Arial" w:hAnsi="Arial" w:cs="Arial"/>
          <w:u w:val="single"/>
        </w:rPr>
        <w:t>Cessão</w:t>
      </w:r>
      <w:r w:rsidR="0060106A" w:rsidRPr="006D4C3F">
        <w:rPr>
          <w:rFonts w:ascii="Arial" w:hAnsi="Arial" w:cs="Arial"/>
          <w:u w:val="single"/>
        </w:rPr>
        <w:t xml:space="preserve"> e Direito de Preferência</w:t>
      </w:r>
      <w:r w:rsidR="00A40A7D" w:rsidRPr="006D4C3F">
        <w:rPr>
          <w:rFonts w:ascii="Arial" w:hAnsi="Arial" w:cs="Arial"/>
        </w:rPr>
        <w:t>. Este Contrato, os direitos e obrigações dele decorrentes ou a respectiva posição contratual, não poderão ser cedidos e/ou transferidos, parcial ou integralmente, por qualquer das Partes, sem o prévio e expresso consentimento por escrito das demais Partes</w:t>
      </w:r>
      <w:r w:rsidR="00B616D2" w:rsidRPr="006D4C3F">
        <w:rPr>
          <w:rFonts w:ascii="Arial" w:hAnsi="Arial" w:cs="Arial"/>
        </w:rPr>
        <w:t>, o</w:t>
      </w:r>
      <w:r w:rsidR="00E64F30" w:rsidRPr="006D4C3F">
        <w:rPr>
          <w:rFonts w:ascii="Arial" w:hAnsi="Arial" w:cs="Arial"/>
        </w:rPr>
        <w:t>bservado</w:t>
      </w:r>
      <w:r w:rsidR="00B616D2" w:rsidRPr="006D4C3F">
        <w:rPr>
          <w:rFonts w:ascii="Arial" w:hAnsi="Arial" w:cs="Arial"/>
        </w:rPr>
        <w:t>, no entanto, que as Partes desde já concordam que a Comodante poderá vender os Imóveis para terceiros desde que</w:t>
      </w:r>
      <w:r w:rsidR="00685312" w:rsidRPr="006D4C3F">
        <w:rPr>
          <w:rFonts w:ascii="Arial" w:hAnsi="Arial" w:cs="Arial"/>
        </w:rPr>
        <w:t>:</w:t>
      </w:r>
    </w:p>
    <w:p w14:paraId="60FBE7A8" w14:textId="6EAEACF2" w:rsidR="00DC76B1" w:rsidRPr="006D4C3F" w:rsidRDefault="00913965" w:rsidP="006D4C3F">
      <w:pPr>
        <w:pStyle w:val="PargrafodaLista"/>
        <w:autoSpaceDE/>
        <w:autoSpaceDN/>
        <w:spacing w:after="240" w:line="340" w:lineRule="exact"/>
        <w:ind w:left="0"/>
        <w:rPr>
          <w:rFonts w:ascii="Arial" w:hAnsi="Arial" w:cs="Arial"/>
        </w:rPr>
      </w:pPr>
      <w:r w:rsidRPr="006D4C3F">
        <w:rPr>
          <w:rFonts w:ascii="Arial" w:hAnsi="Arial" w:cs="Arial"/>
        </w:rPr>
        <w:t>(i) os Imóveis sejam antes oferecidos para a Comodatária</w:t>
      </w:r>
      <w:r w:rsidR="00EA0BB6" w:rsidRPr="006D4C3F">
        <w:rPr>
          <w:rFonts w:ascii="Arial" w:hAnsi="Arial" w:cs="Arial"/>
        </w:rPr>
        <w:t xml:space="preserve">, a qual </w:t>
      </w:r>
      <w:r w:rsidR="00083B07" w:rsidRPr="006D4C3F">
        <w:rPr>
          <w:rFonts w:ascii="Arial" w:hAnsi="Arial" w:cs="Arial"/>
        </w:rPr>
        <w:t xml:space="preserve">terá preferência para adquirir os Imóveis, </w:t>
      </w:r>
      <w:r w:rsidR="0067625F" w:rsidRPr="006D4C3F">
        <w:rPr>
          <w:rFonts w:ascii="Arial" w:hAnsi="Arial" w:cs="Arial"/>
        </w:rPr>
        <w:t xml:space="preserve">desde que </w:t>
      </w:r>
      <w:r w:rsidR="00CE6531" w:rsidRPr="006D4C3F">
        <w:rPr>
          <w:rFonts w:ascii="Arial" w:hAnsi="Arial" w:cs="Arial"/>
        </w:rPr>
        <w:t xml:space="preserve">em condições </w:t>
      </w:r>
      <w:r w:rsidR="00F718A5" w:rsidRPr="006D4C3F">
        <w:rPr>
          <w:rFonts w:ascii="Arial" w:hAnsi="Arial" w:cs="Arial"/>
        </w:rPr>
        <w:t xml:space="preserve">de pagamento </w:t>
      </w:r>
      <w:r w:rsidR="00CE6531" w:rsidRPr="006D4C3F">
        <w:rPr>
          <w:rFonts w:ascii="Arial" w:hAnsi="Arial" w:cs="Arial"/>
        </w:rPr>
        <w:t>que sejam, pelo m</w:t>
      </w:r>
      <w:r w:rsidR="00EA0BB6" w:rsidRPr="006D4C3F">
        <w:rPr>
          <w:rFonts w:ascii="Arial" w:hAnsi="Arial" w:cs="Arial"/>
        </w:rPr>
        <w:t>enos</w:t>
      </w:r>
      <w:r w:rsidR="00CE6531" w:rsidRPr="006D4C3F">
        <w:rPr>
          <w:rFonts w:ascii="Arial" w:hAnsi="Arial" w:cs="Arial"/>
        </w:rPr>
        <w:t>, iguais às oferecidas</w:t>
      </w:r>
      <w:r w:rsidR="005D0133" w:rsidRPr="006D4C3F">
        <w:rPr>
          <w:rFonts w:ascii="Arial" w:hAnsi="Arial" w:cs="Arial"/>
        </w:rPr>
        <w:t xml:space="preserve"> pelo terceiro interessado</w:t>
      </w:r>
      <w:r w:rsidR="00B616D2" w:rsidRPr="006D4C3F">
        <w:rPr>
          <w:rFonts w:ascii="Arial" w:hAnsi="Arial" w:cs="Arial"/>
        </w:rPr>
        <w:t xml:space="preserve"> </w:t>
      </w:r>
      <w:r w:rsidR="00933BDA" w:rsidRPr="006D4C3F">
        <w:rPr>
          <w:rFonts w:ascii="Arial" w:hAnsi="Arial" w:cs="Arial"/>
        </w:rPr>
        <w:t>(“</w:t>
      </w:r>
      <w:r w:rsidR="00933BDA" w:rsidRPr="006D4C3F">
        <w:rPr>
          <w:rFonts w:ascii="Arial" w:hAnsi="Arial" w:cs="Arial"/>
          <w:b/>
          <w:bCs/>
        </w:rPr>
        <w:t>Direito de Preferência</w:t>
      </w:r>
      <w:r w:rsidR="00933BDA" w:rsidRPr="006D4C3F">
        <w:rPr>
          <w:rFonts w:ascii="Arial" w:hAnsi="Arial" w:cs="Arial"/>
        </w:rPr>
        <w:t>”)</w:t>
      </w:r>
      <w:r w:rsidR="00685312" w:rsidRPr="006D4C3F">
        <w:rPr>
          <w:rFonts w:ascii="Arial" w:hAnsi="Arial" w:cs="Arial"/>
        </w:rPr>
        <w:t xml:space="preserve">, sendo certo que </w:t>
      </w:r>
      <w:r w:rsidR="00517026" w:rsidRPr="006D4C3F">
        <w:rPr>
          <w:rFonts w:ascii="Arial" w:hAnsi="Arial" w:cs="Arial"/>
        </w:rPr>
        <w:t xml:space="preserve">o Direito de Preferência </w:t>
      </w:r>
      <w:r w:rsidR="007F33DD" w:rsidRPr="006D4C3F">
        <w:rPr>
          <w:rFonts w:ascii="Arial" w:hAnsi="Arial" w:cs="Arial"/>
        </w:rPr>
        <w:t>poderá</w:t>
      </w:r>
      <w:r w:rsidR="00517026" w:rsidRPr="006D4C3F">
        <w:rPr>
          <w:rFonts w:ascii="Arial" w:hAnsi="Arial" w:cs="Arial"/>
        </w:rPr>
        <w:t xml:space="preserve"> ser execido pela Comodatária </w:t>
      </w:r>
      <w:r w:rsidR="006E7F61" w:rsidRPr="006D4C3F">
        <w:rPr>
          <w:rFonts w:ascii="Arial" w:hAnsi="Arial" w:cs="Arial"/>
        </w:rPr>
        <w:t>no prazo de</w:t>
      </w:r>
      <w:r w:rsidR="00517026" w:rsidRPr="006D4C3F">
        <w:rPr>
          <w:rFonts w:ascii="Arial" w:hAnsi="Arial" w:cs="Arial"/>
        </w:rPr>
        <w:t xml:space="preserve"> </w:t>
      </w:r>
      <w:r w:rsidR="00685312" w:rsidRPr="006D4C3F">
        <w:rPr>
          <w:rFonts w:ascii="Arial" w:hAnsi="Arial" w:cs="Arial"/>
        </w:rPr>
        <w:t>até 30 (trinta) dias a contar do recebimento, pela Comodatária, de notificação da Comodante informando sobre a intenção de venda dos Imóveis e descrevendo as condições de pagamento oferecidas pelo terceiro interessado</w:t>
      </w:r>
      <w:r w:rsidR="00DC76B1" w:rsidRPr="006D4C3F">
        <w:rPr>
          <w:rFonts w:ascii="Arial" w:hAnsi="Arial" w:cs="Arial"/>
        </w:rPr>
        <w:t>;</w:t>
      </w:r>
      <w:r w:rsidR="00685312" w:rsidRPr="006D4C3F">
        <w:rPr>
          <w:rFonts w:ascii="Arial" w:hAnsi="Arial" w:cs="Arial"/>
        </w:rPr>
        <w:t xml:space="preserve"> </w:t>
      </w:r>
      <w:r w:rsidR="00933BDA" w:rsidRPr="006D4C3F">
        <w:rPr>
          <w:rFonts w:ascii="Arial" w:hAnsi="Arial" w:cs="Arial"/>
        </w:rPr>
        <w:t>e</w:t>
      </w:r>
    </w:p>
    <w:p w14:paraId="24FD7F39" w14:textId="28F357E2" w:rsidR="00A40A7D" w:rsidRPr="006D4C3F" w:rsidRDefault="00933BDA" w:rsidP="006D4C3F">
      <w:pPr>
        <w:pStyle w:val="PargrafodaLista"/>
        <w:autoSpaceDE/>
        <w:autoSpaceDN/>
        <w:spacing w:after="240" w:line="340" w:lineRule="exact"/>
        <w:ind w:left="0"/>
        <w:rPr>
          <w:rFonts w:ascii="Arial" w:hAnsi="Arial" w:cs="Arial"/>
        </w:rPr>
      </w:pPr>
      <w:r w:rsidRPr="006D4C3F">
        <w:rPr>
          <w:rFonts w:ascii="Arial" w:hAnsi="Arial" w:cs="Arial"/>
        </w:rPr>
        <w:t>(ii) caso a Comodatária não exerça o Direito de Preferência</w:t>
      </w:r>
      <w:r w:rsidR="005D1258" w:rsidRPr="006D4C3F">
        <w:rPr>
          <w:rFonts w:ascii="Arial" w:hAnsi="Arial" w:cs="Arial"/>
        </w:rPr>
        <w:t xml:space="preserve"> </w:t>
      </w:r>
      <w:r w:rsidRPr="006D4C3F">
        <w:rPr>
          <w:rFonts w:ascii="Arial" w:hAnsi="Arial" w:cs="Arial"/>
        </w:rPr>
        <w:t xml:space="preserve">e os Imóveis sejam </w:t>
      </w:r>
      <w:r w:rsidRPr="006D4C3F">
        <w:rPr>
          <w:rFonts w:ascii="Arial" w:hAnsi="Arial" w:cs="Arial"/>
        </w:rPr>
        <w:lastRenderedPageBreak/>
        <w:t xml:space="preserve">adquiridos por </w:t>
      </w:r>
      <w:r w:rsidR="00B616D2" w:rsidRPr="006D4C3F">
        <w:rPr>
          <w:rFonts w:ascii="Arial" w:hAnsi="Arial" w:cs="Arial"/>
        </w:rPr>
        <w:t>terceiro</w:t>
      </w:r>
      <w:r w:rsidRPr="006D4C3F">
        <w:rPr>
          <w:rFonts w:ascii="Arial" w:hAnsi="Arial" w:cs="Arial"/>
        </w:rPr>
        <w:t>, tal terceiro</w:t>
      </w:r>
      <w:r w:rsidR="00B616D2" w:rsidRPr="006D4C3F">
        <w:rPr>
          <w:rFonts w:ascii="Arial" w:hAnsi="Arial" w:cs="Arial"/>
        </w:rPr>
        <w:t xml:space="preserve"> assuma a obrigação de </w:t>
      </w:r>
      <w:r w:rsidR="00C60C0B" w:rsidRPr="006D4C3F">
        <w:rPr>
          <w:rFonts w:ascii="Arial" w:hAnsi="Arial" w:cs="Arial"/>
        </w:rPr>
        <w:t xml:space="preserve">respeitar o comodato previsto neste Contrato e </w:t>
      </w:r>
      <w:r w:rsidR="00CB39D3" w:rsidRPr="006D4C3F">
        <w:rPr>
          <w:rFonts w:ascii="Arial" w:hAnsi="Arial" w:cs="Arial"/>
        </w:rPr>
        <w:t xml:space="preserve">de </w:t>
      </w:r>
      <w:r w:rsidR="00B616D2" w:rsidRPr="006D4C3F">
        <w:rPr>
          <w:rFonts w:ascii="Arial" w:hAnsi="Arial" w:cs="Arial"/>
        </w:rPr>
        <w:t xml:space="preserve">manter o presente Contrato em vigor </w:t>
      </w:r>
      <w:r w:rsidR="00D7639B" w:rsidRPr="006D4C3F">
        <w:rPr>
          <w:rFonts w:ascii="Arial" w:hAnsi="Arial" w:cs="Arial"/>
        </w:rPr>
        <w:t>nos termos e condições atualmente acordados</w:t>
      </w:r>
      <w:r w:rsidRPr="006D4C3F">
        <w:rPr>
          <w:rFonts w:ascii="Arial" w:hAnsi="Arial" w:cs="Arial"/>
        </w:rPr>
        <w:t>.</w:t>
      </w:r>
    </w:p>
    <w:p w14:paraId="2C0680E1" w14:textId="25B6B19E" w:rsidR="00A40A7D"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7.5. </w:t>
      </w:r>
      <w:r w:rsidR="00A40A7D" w:rsidRPr="006D4C3F">
        <w:rPr>
          <w:rFonts w:ascii="Arial" w:hAnsi="Arial" w:cs="Arial"/>
          <w:u w:val="single"/>
        </w:rPr>
        <w:t>Anexos</w:t>
      </w:r>
      <w:r w:rsidR="00A40A7D" w:rsidRPr="006D4C3F">
        <w:rPr>
          <w:rFonts w:ascii="Arial" w:hAnsi="Arial" w:cs="Arial"/>
        </w:rPr>
        <w:t>. Os Anexos a este Contrato constituem parte integrante e inseparável deste Contrato, para todos os fins e efeitos legais.</w:t>
      </w:r>
    </w:p>
    <w:p w14:paraId="108B030B" w14:textId="6C699D86" w:rsidR="00A40A7D"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7.6. </w:t>
      </w:r>
      <w:r w:rsidR="00A40A7D" w:rsidRPr="006D4C3F">
        <w:rPr>
          <w:rFonts w:ascii="Arial" w:hAnsi="Arial" w:cs="Arial"/>
          <w:u w:val="single"/>
        </w:rPr>
        <w:t>Acordo Integral</w:t>
      </w:r>
      <w:r w:rsidR="00A40A7D" w:rsidRPr="006D4C3F">
        <w:rPr>
          <w:rFonts w:ascii="Arial" w:hAnsi="Arial" w:cs="Arial"/>
        </w:rPr>
        <w:t>. Este Contrato constitui o acordo integral entre as Partes com relação às matérias aqui tratadas, superando e substituindo todos os acordos, memorandos de entendimento e/ou declarações anteriores, orais ou escritos (inclusive acordos de confidencialidade).</w:t>
      </w:r>
    </w:p>
    <w:p w14:paraId="40008587" w14:textId="17EF50A6" w:rsidR="00A40A7D"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7.7. </w:t>
      </w:r>
      <w:r w:rsidR="00A40A7D" w:rsidRPr="006D4C3F">
        <w:rPr>
          <w:rFonts w:ascii="Arial" w:hAnsi="Arial" w:cs="Arial"/>
          <w:u w:val="single"/>
        </w:rPr>
        <w:t>Responsabilidade Tributária</w:t>
      </w:r>
      <w:r w:rsidR="00A40A7D" w:rsidRPr="006D4C3F">
        <w:rPr>
          <w:rFonts w:ascii="Arial" w:hAnsi="Arial" w:cs="Arial"/>
        </w:rPr>
        <w:t>. Cada uma das Partes se responsabiliza pelo integral e pontual pagamento de todo e qualquer Tributo que incida ou venha a incidir na consecução do objeto deste Contrato, e a cuja Parte, na qualidade legal de sujeito passivo da relação tributária, impute-se o pagamento dos referidos Tributos, exceto se de outra forma previsto neste Contrato.</w:t>
      </w:r>
    </w:p>
    <w:p w14:paraId="6F0F5F49" w14:textId="343A2599" w:rsidR="00A40A7D"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7.8. </w:t>
      </w:r>
      <w:r w:rsidR="00A40A7D" w:rsidRPr="006D4C3F">
        <w:rPr>
          <w:rFonts w:ascii="Arial" w:hAnsi="Arial" w:cs="Arial"/>
          <w:u w:val="single"/>
        </w:rPr>
        <w:t>Independências das Disposições</w:t>
      </w:r>
      <w:r w:rsidR="00A40A7D" w:rsidRPr="006D4C3F">
        <w:rPr>
          <w:rFonts w:ascii="Arial" w:hAnsi="Arial" w:cs="Arial"/>
        </w:rPr>
        <w:t>. Se, a qualquer momento qualquer disposição deste Contrato for considerada ilegal, nula ou inexequível por qualquer tribunal competente, essa disposição não terá nenhum vigor ou efeito, e a ilegalidade ou a exequibilidade dessa disposição não terá nenhum efeito e nem prejudicará a exequibilidade de nenhuma outra disposição deste Contrato.</w:t>
      </w:r>
    </w:p>
    <w:p w14:paraId="3BC76C28" w14:textId="4DEF57D1" w:rsidR="00A40A7D"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7.9. </w:t>
      </w:r>
      <w:r w:rsidR="00A40A7D" w:rsidRPr="006D4C3F">
        <w:rPr>
          <w:rFonts w:ascii="Arial" w:hAnsi="Arial" w:cs="Arial"/>
          <w:u w:val="single"/>
        </w:rPr>
        <w:t>Representantes</w:t>
      </w:r>
      <w:r w:rsidR="00A40A7D" w:rsidRPr="006D4C3F">
        <w:rPr>
          <w:rFonts w:ascii="Arial" w:hAnsi="Arial" w:cs="Arial"/>
          <w:i/>
        </w:rPr>
        <w:t xml:space="preserve">. </w:t>
      </w:r>
      <w:r w:rsidR="00A40A7D" w:rsidRPr="006D4C3F">
        <w:rPr>
          <w:rFonts w:ascii="Arial" w:hAnsi="Arial" w:cs="Arial"/>
        </w:rPr>
        <w:t>Salvo se de outra forma expressamente prevista neste Contrato, nenhuma Parte, em decorrência do presente Contrato, será considerada como um representante da outra Parte para qualquer fim, e nenhuma Parte terá o poder, ou a autoridade na qualidade de representante ou de qualquer outra forma, para representar, atuar, vincular, obrigar ou de qualquer outra forma criar ou assumir qualquer obrigação em nome de qualquer outra parte, para qualquer fim.</w:t>
      </w:r>
    </w:p>
    <w:p w14:paraId="405E8089" w14:textId="741DC1C0" w:rsidR="008954FE"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7.10. </w:t>
      </w:r>
      <w:r w:rsidR="008954FE" w:rsidRPr="006D4C3F">
        <w:rPr>
          <w:rFonts w:ascii="Arial" w:hAnsi="Arial" w:cs="Arial"/>
          <w:u w:val="single"/>
        </w:rPr>
        <w:t>Execução Específica</w:t>
      </w:r>
      <w:r w:rsidR="008954FE" w:rsidRPr="006D4C3F">
        <w:rPr>
          <w:rFonts w:ascii="Arial" w:hAnsi="Arial" w:cs="Arial"/>
        </w:rPr>
        <w:t>. As Partes obrigam-se a cumprir, formalizar e desempenhar suas obrigações sempre com estrita observância dos termos e condições estabelecidos no presente Contrato. As Partes, neste ato, reconhecem e acordam que todas as obrigações assumidas ou que possam vir a ser imputadas nos termos do presente Contrato estão sujeitas à execução específica nos termos do Código de Processo Civil Brasileiro. As Partes não renunciam a qualquer ação ou providência a que tenham direito, a qualquer tempo. As Partes expressamente admitem e se obrigam ao cumprimento específico de suas obrigações e a aceitar ordens judiciais ou quaisquer outros atos semelhantes.</w:t>
      </w:r>
    </w:p>
    <w:p w14:paraId="0475EA87" w14:textId="54DD01D8" w:rsidR="008954FE"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7.11. </w:t>
      </w:r>
      <w:r w:rsidR="008954FE" w:rsidRPr="006D4C3F">
        <w:rPr>
          <w:rFonts w:ascii="Arial" w:hAnsi="Arial" w:cs="Arial"/>
          <w:bCs/>
          <w:u w:val="single"/>
        </w:rPr>
        <w:t>Despesas</w:t>
      </w:r>
      <w:r w:rsidR="008954FE" w:rsidRPr="006D4C3F">
        <w:rPr>
          <w:rFonts w:ascii="Arial" w:hAnsi="Arial" w:cs="Arial"/>
          <w:bCs/>
        </w:rPr>
        <w:t xml:space="preserve">. </w:t>
      </w:r>
      <w:r w:rsidR="008954FE" w:rsidRPr="006D4C3F">
        <w:rPr>
          <w:rFonts w:ascii="Arial" w:hAnsi="Arial" w:cs="Arial"/>
        </w:rPr>
        <w:t xml:space="preserve">Salvo se previsto especificamente de forma diversa neste Contrato, cada Parte deverá arcar com as próprias despesas havidas na elaboração, negociação, </w:t>
      </w:r>
      <w:r w:rsidR="008954FE" w:rsidRPr="006D4C3F">
        <w:rPr>
          <w:rFonts w:ascii="Arial" w:hAnsi="Arial" w:cs="Arial"/>
        </w:rPr>
        <w:lastRenderedPageBreak/>
        <w:t>assinatura e implementação deste Contrato e demais documentos nele previstos, incluindo todas as taxas e despesas de prepostos, consultores, assessores, corretores, representantes, advogados e contadores, sendo certo que não serão atribuídos à SPE quaisquer custos relacionados à Operação.</w:t>
      </w:r>
    </w:p>
    <w:p w14:paraId="3DD8C731" w14:textId="67B69AD1" w:rsidR="008954FE"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7.12. </w:t>
      </w:r>
      <w:r w:rsidR="008954FE" w:rsidRPr="006D4C3F">
        <w:rPr>
          <w:rFonts w:ascii="Arial" w:hAnsi="Arial" w:cs="Arial"/>
          <w:bCs/>
          <w:u w:val="single"/>
        </w:rPr>
        <w:t>Título Executivo</w:t>
      </w:r>
      <w:r w:rsidR="008954FE" w:rsidRPr="006D4C3F">
        <w:rPr>
          <w:rFonts w:ascii="Arial" w:hAnsi="Arial" w:cs="Arial"/>
          <w:bCs/>
        </w:rPr>
        <w:t>. Serve este instrumento assinado na presença de 2 (duas) testemunhas como título executivo extrajudicial na forma do Código de Processo Civil Brasileiro, para todos os efeitos legais.</w:t>
      </w:r>
    </w:p>
    <w:p w14:paraId="4F036B34" w14:textId="437C7244" w:rsidR="001D73B8" w:rsidRPr="006D4C3F" w:rsidRDefault="00E331AF" w:rsidP="006D4C3F">
      <w:pPr>
        <w:pStyle w:val="PargrafodaLista"/>
        <w:autoSpaceDE/>
        <w:autoSpaceDN/>
        <w:spacing w:after="240" w:line="340" w:lineRule="exact"/>
        <w:ind w:left="0"/>
        <w:rPr>
          <w:rFonts w:ascii="Arial" w:hAnsi="Arial" w:cs="Arial"/>
        </w:rPr>
      </w:pPr>
      <w:r w:rsidRPr="006D4C3F">
        <w:rPr>
          <w:rFonts w:ascii="Arial" w:hAnsi="Arial" w:cs="Arial"/>
        </w:rPr>
        <w:t xml:space="preserve">7.13. </w:t>
      </w:r>
      <w:r w:rsidR="001D73B8" w:rsidRPr="006D4C3F">
        <w:rPr>
          <w:rFonts w:ascii="Arial" w:hAnsi="Arial" w:cs="Arial"/>
          <w:u w:val="single"/>
        </w:rPr>
        <w:t>Lei Aplicável</w:t>
      </w:r>
      <w:r w:rsidR="001D73B8" w:rsidRPr="006D4C3F">
        <w:rPr>
          <w:rFonts w:ascii="Arial" w:hAnsi="Arial" w:cs="Arial"/>
        </w:rPr>
        <w:t>. Este Contrato e todos os aspectos da relação jurídica por ele instituída deverão ser regulados e interpretados de acordo com as leis da República Federativa do Brasil.</w:t>
      </w:r>
    </w:p>
    <w:p w14:paraId="46581179" w14:textId="0AAAE036" w:rsidR="001D73B8" w:rsidRPr="006D4C3F" w:rsidRDefault="004660EE" w:rsidP="006D4C3F">
      <w:pPr>
        <w:pStyle w:val="Ttulo2"/>
        <w:spacing w:after="240" w:line="340" w:lineRule="exact"/>
        <w:jc w:val="center"/>
        <w:rPr>
          <w:sz w:val="22"/>
          <w:szCs w:val="22"/>
        </w:rPr>
      </w:pPr>
      <w:r w:rsidRPr="006D4C3F">
        <w:rPr>
          <w:sz w:val="22"/>
          <w:szCs w:val="22"/>
        </w:rPr>
        <w:t xml:space="preserve">CLÁUSULA </w:t>
      </w:r>
      <w:r w:rsidR="001D73B8" w:rsidRPr="006D4C3F">
        <w:rPr>
          <w:sz w:val="22"/>
          <w:szCs w:val="22"/>
        </w:rPr>
        <w:t>OITAVA</w:t>
      </w:r>
    </w:p>
    <w:p w14:paraId="0EC53C16" w14:textId="7BD570DF" w:rsidR="004660EE" w:rsidRPr="006D4C3F" w:rsidRDefault="004660EE" w:rsidP="006D4C3F">
      <w:pPr>
        <w:pStyle w:val="Ttulo2"/>
        <w:spacing w:after="240" w:line="340" w:lineRule="exact"/>
        <w:jc w:val="center"/>
        <w:rPr>
          <w:sz w:val="22"/>
          <w:szCs w:val="22"/>
        </w:rPr>
      </w:pPr>
      <w:r w:rsidRPr="006D4C3F">
        <w:rPr>
          <w:sz w:val="22"/>
          <w:szCs w:val="22"/>
        </w:rPr>
        <w:t>DO FORO</w:t>
      </w:r>
    </w:p>
    <w:p w14:paraId="4C9CAD7C" w14:textId="744C0C83" w:rsidR="004660EE" w:rsidRPr="006D4C3F" w:rsidRDefault="001D73B8" w:rsidP="006D4C3F">
      <w:pPr>
        <w:spacing w:after="240" w:line="340" w:lineRule="exact"/>
        <w:jc w:val="both"/>
        <w:rPr>
          <w:rFonts w:ascii="Arial" w:hAnsi="Arial" w:cs="Arial"/>
          <w:sz w:val="22"/>
          <w:szCs w:val="22"/>
        </w:rPr>
      </w:pPr>
      <w:r w:rsidRPr="006D4C3F">
        <w:rPr>
          <w:rFonts w:ascii="Arial" w:hAnsi="Arial" w:cs="Arial"/>
          <w:sz w:val="22"/>
          <w:szCs w:val="22"/>
        </w:rPr>
        <w:t>8</w:t>
      </w:r>
      <w:r w:rsidR="004660EE" w:rsidRPr="006D4C3F">
        <w:rPr>
          <w:rFonts w:ascii="Arial" w:hAnsi="Arial" w:cs="Arial"/>
          <w:sz w:val="22"/>
          <w:szCs w:val="22"/>
        </w:rPr>
        <w:t>.1</w:t>
      </w:r>
      <w:r w:rsidR="001566BF" w:rsidRPr="006D4C3F">
        <w:rPr>
          <w:rFonts w:ascii="Arial" w:hAnsi="Arial" w:cs="Arial"/>
          <w:sz w:val="22"/>
          <w:szCs w:val="22"/>
        </w:rPr>
        <w:t>.</w:t>
      </w:r>
      <w:r w:rsidR="004660EE" w:rsidRPr="006D4C3F">
        <w:rPr>
          <w:rFonts w:ascii="Arial" w:hAnsi="Arial" w:cs="Arial"/>
          <w:sz w:val="22"/>
          <w:szCs w:val="22"/>
        </w:rPr>
        <w:t xml:space="preserve">  O foro competente para dirimir as questões decorrentes deste </w:t>
      </w:r>
      <w:r w:rsidRPr="006D4C3F">
        <w:rPr>
          <w:rFonts w:ascii="Arial" w:hAnsi="Arial" w:cs="Arial"/>
          <w:sz w:val="22"/>
          <w:szCs w:val="22"/>
        </w:rPr>
        <w:t>Contrato</w:t>
      </w:r>
      <w:r w:rsidR="004660EE" w:rsidRPr="006D4C3F">
        <w:rPr>
          <w:rFonts w:ascii="Arial" w:hAnsi="Arial" w:cs="Arial"/>
          <w:sz w:val="22"/>
          <w:szCs w:val="22"/>
        </w:rPr>
        <w:t xml:space="preserve"> será o Foro Central da Comarca da Capital do Estado do Rio de Janeiro, com renúncia a qualquer outro por mais privilegiado que seja.</w:t>
      </w:r>
    </w:p>
    <w:p w14:paraId="610C959F" w14:textId="0959A7B2" w:rsidR="00E331AF" w:rsidRPr="006D4C3F" w:rsidRDefault="00E331AF" w:rsidP="006D4C3F">
      <w:pPr>
        <w:pStyle w:val="PargrafodaLista"/>
        <w:autoSpaceDE/>
        <w:autoSpaceDN/>
        <w:spacing w:after="240" w:line="340" w:lineRule="exact"/>
        <w:ind w:left="0"/>
        <w:rPr>
          <w:rFonts w:ascii="Arial" w:hAnsi="Arial" w:cs="Arial"/>
          <w:i/>
          <w:iCs/>
        </w:rPr>
      </w:pPr>
      <w:r w:rsidRPr="006D4C3F">
        <w:rPr>
          <w:rFonts w:ascii="Arial" w:hAnsi="Arial" w:cs="Arial"/>
          <w:i/>
          <w:iCs/>
        </w:rPr>
        <w:t>As Partes reconhecem a veracidade, autenticidade, integridade, validade e eficácia deste Contrato e seus termos, nos moldes do artigo 219 do Código Civil Brasileiro, em formato eletrônico e/ou assinado pelas Partes por meio de certificados eletrônicos, ainda que sejam certificados eletrônicos não emitidos pela ICP-Brasil, nos termos do artigo 10, parágrafo 2º, da Medida Provisória n.º 2.220-2/ 2001, como, por exemplo, por meio do upload e existência deste Contrato, bem como a aposição das respectivas assinaturas eletrônicas neste Contrato, na plataforma DocuSign (</w:t>
      </w:r>
      <w:hyperlink r:id="rId15" w:history="1">
        <w:r w:rsidRPr="006D4C3F">
          <w:rPr>
            <w:rStyle w:val="Hyperlink"/>
            <w:rFonts w:ascii="Arial" w:hAnsi="Arial" w:cs="Arial"/>
            <w:i/>
            <w:iCs/>
          </w:rPr>
          <w:t>https://account.docusign.com/</w:t>
        </w:r>
      </w:hyperlink>
      <w:r w:rsidRPr="006D4C3F">
        <w:rPr>
          <w:rFonts w:ascii="Arial" w:hAnsi="Arial" w:cs="Arial"/>
          <w:i/>
          <w:iCs/>
        </w:rPr>
        <w:t>).</w:t>
      </w:r>
    </w:p>
    <w:p w14:paraId="3410426E" w14:textId="77777777" w:rsidR="001566BF" w:rsidRPr="006D4C3F" w:rsidRDefault="001566BF" w:rsidP="006D4C3F">
      <w:pPr>
        <w:pStyle w:val="PargrafodaLista"/>
        <w:autoSpaceDE/>
        <w:autoSpaceDN/>
        <w:spacing w:after="240" w:line="340" w:lineRule="exact"/>
        <w:ind w:left="0"/>
        <w:rPr>
          <w:rFonts w:ascii="Arial" w:hAnsi="Arial" w:cs="Arial"/>
          <w:i/>
          <w:iCs/>
        </w:rPr>
      </w:pPr>
    </w:p>
    <w:p w14:paraId="3AD4D293" w14:textId="77777777" w:rsidR="00E331AF" w:rsidRPr="006D4C3F" w:rsidRDefault="00E331AF" w:rsidP="006D4C3F">
      <w:pPr>
        <w:pStyle w:val="PargrafodaLista"/>
        <w:spacing w:after="240" w:line="340" w:lineRule="exact"/>
        <w:ind w:left="0"/>
        <w:rPr>
          <w:rFonts w:ascii="Arial" w:hAnsi="Arial" w:cs="Arial"/>
        </w:rPr>
      </w:pPr>
      <w:r w:rsidRPr="006D4C3F">
        <w:rPr>
          <w:rFonts w:ascii="Arial" w:hAnsi="Arial" w:cs="Arial"/>
          <w:b/>
          <w:bCs/>
        </w:rPr>
        <w:t>E POR ESTAREM ASSIM JUSTAS E CONTRATADAS</w:t>
      </w:r>
      <w:r w:rsidRPr="006D4C3F">
        <w:rPr>
          <w:rFonts w:ascii="Arial" w:hAnsi="Arial" w:cs="Arial"/>
        </w:rPr>
        <w:t>, as Partes, em conjunto com as 2 (duas) testemunhas qualificadas abaixo, assinam eletronicamente este Contrato.</w:t>
      </w:r>
    </w:p>
    <w:p w14:paraId="7FD2BB2C" w14:textId="77777777" w:rsidR="001566BF" w:rsidRPr="006D4C3F" w:rsidRDefault="001566BF" w:rsidP="006D4C3F">
      <w:pPr>
        <w:spacing w:after="240" w:line="340" w:lineRule="exact"/>
        <w:jc w:val="center"/>
        <w:rPr>
          <w:rFonts w:ascii="Arial" w:hAnsi="Arial" w:cs="Arial"/>
          <w:sz w:val="22"/>
          <w:szCs w:val="22"/>
        </w:rPr>
      </w:pPr>
    </w:p>
    <w:p w14:paraId="4F53AA06" w14:textId="2F26D554" w:rsidR="004660EE" w:rsidRPr="006D4C3F" w:rsidRDefault="004660EE" w:rsidP="006D4C3F">
      <w:pPr>
        <w:spacing w:after="240" w:line="340" w:lineRule="exact"/>
        <w:jc w:val="center"/>
        <w:rPr>
          <w:rFonts w:ascii="Arial" w:hAnsi="Arial" w:cs="Arial"/>
          <w:sz w:val="22"/>
          <w:szCs w:val="22"/>
        </w:rPr>
      </w:pPr>
      <w:r w:rsidRPr="006D4C3F">
        <w:rPr>
          <w:rFonts w:ascii="Arial" w:hAnsi="Arial" w:cs="Arial"/>
          <w:sz w:val="22"/>
          <w:szCs w:val="22"/>
        </w:rPr>
        <w:t>Rio de Janeiro,</w:t>
      </w:r>
      <w:r w:rsidR="00070E10" w:rsidRPr="006D4C3F">
        <w:rPr>
          <w:rFonts w:ascii="Arial" w:hAnsi="Arial" w:cs="Arial"/>
          <w:sz w:val="22"/>
          <w:szCs w:val="22"/>
        </w:rPr>
        <w:t xml:space="preserve"> </w:t>
      </w:r>
      <w:r w:rsidR="00092521" w:rsidRPr="006D4C3F">
        <w:rPr>
          <w:rFonts w:ascii="Arial" w:hAnsi="Arial" w:cs="Arial"/>
          <w:sz w:val="22"/>
          <w:szCs w:val="22"/>
        </w:rPr>
        <w:t>[</w:t>
      </w:r>
      <w:r w:rsidR="00092521" w:rsidRPr="006D4C3F">
        <w:rPr>
          <w:rFonts w:ascii="Arial" w:hAnsi="Arial" w:cs="Arial"/>
          <w:sz w:val="22"/>
          <w:szCs w:val="22"/>
          <w:highlight w:val="lightGray"/>
        </w:rPr>
        <w:t>•</w:t>
      </w:r>
      <w:r w:rsidR="00092521" w:rsidRPr="006D4C3F">
        <w:rPr>
          <w:rFonts w:ascii="Arial" w:hAnsi="Arial" w:cs="Arial"/>
          <w:sz w:val="22"/>
          <w:szCs w:val="22"/>
        </w:rPr>
        <w:t>]</w:t>
      </w:r>
      <w:r w:rsidR="0000745F" w:rsidRPr="006D4C3F">
        <w:rPr>
          <w:rFonts w:ascii="Arial" w:hAnsi="Arial" w:cs="Arial"/>
          <w:sz w:val="22"/>
          <w:szCs w:val="22"/>
        </w:rPr>
        <w:t>.</w:t>
      </w:r>
    </w:p>
    <w:p w14:paraId="03B75D07" w14:textId="2C787AC9" w:rsidR="00253CF3" w:rsidRPr="006D4C3F" w:rsidRDefault="00253CF3" w:rsidP="006D4C3F">
      <w:pPr>
        <w:spacing w:after="240" w:line="340" w:lineRule="exact"/>
        <w:jc w:val="center"/>
        <w:rPr>
          <w:rFonts w:ascii="Arial" w:hAnsi="Arial" w:cs="Arial"/>
          <w:sz w:val="22"/>
          <w:szCs w:val="22"/>
        </w:rPr>
      </w:pPr>
      <w:r w:rsidRPr="006D4C3F">
        <w:rPr>
          <w:rFonts w:ascii="Arial" w:hAnsi="Arial" w:cs="Arial"/>
          <w:sz w:val="22"/>
          <w:szCs w:val="22"/>
        </w:rPr>
        <w:t>[</w:t>
      </w:r>
      <w:r w:rsidRPr="006D4C3F">
        <w:rPr>
          <w:rFonts w:ascii="Arial" w:hAnsi="Arial" w:cs="Arial"/>
          <w:i/>
          <w:sz w:val="22"/>
          <w:szCs w:val="22"/>
        </w:rPr>
        <w:t>página de assinaturas a seguir.</w:t>
      </w:r>
      <w:r w:rsidRPr="006D4C3F">
        <w:rPr>
          <w:rFonts w:ascii="Arial" w:hAnsi="Arial" w:cs="Arial"/>
          <w:sz w:val="22"/>
          <w:szCs w:val="22"/>
        </w:rPr>
        <w:t>]</w:t>
      </w:r>
    </w:p>
    <w:p w14:paraId="6E7B6D61" w14:textId="503D31C0" w:rsidR="00612A03" w:rsidRPr="006D4C3F" w:rsidRDefault="00612A03" w:rsidP="006D4C3F">
      <w:pPr>
        <w:pStyle w:val="PargrafodaLista"/>
        <w:spacing w:after="240" w:line="340" w:lineRule="exact"/>
        <w:ind w:left="0"/>
        <w:rPr>
          <w:rFonts w:ascii="Arial" w:hAnsi="Arial" w:cs="Arial"/>
          <w:i/>
        </w:rPr>
      </w:pPr>
      <w:r w:rsidRPr="006D4C3F">
        <w:rPr>
          <w:rFonts w:ascii="Arial" w:hAnsi="Arial" w:cs="Arial"/>
          <w:i/>
        </w:rPr>
        <w:br w:type="column"/>
      </w:r>
      <w:r w:rsidRPr="006D4C3F">
        <w:rPr>
          <w:rFonts w:ascii="Arial" w:hAnsi="Arial" w:cs="Arial"/>
          <w:i/>
        </w:rPr>
        <w:lastRenderedPageBreak/>
        <w:t>[Página de assinatura do Instrumento Particular de Contrato de Comodato de Imóveis e Outras Avenças celebrando em [</w:t>
      </w:r>
      <w:r w:rsidRPr="006D4C3F">
        <w:rPr>
          <w:rFonts w:ascii="Arial" w:hAnsi="Arial" w:cs="Arial"/>
          <w:i/>
          <w:highlight w:val="lightGray"/>
        </w:rPr>
        <w:t>data</w:t>
      </w:r>
      <w:r w:rsidRPr="006D4C3F">
        <w:rPr>
          <w:rFonts w:ascii="Arial" w:hAnsi="Arial" w:cs="Arial"/>
          <w:i/>
        </w:rPr>
        <w:t>], entre Oi S.A. – Em Recuperação Judicial e [</w:t>
      </w:r>
      <w:r w:rsidRPr="006D4C3F">
        <w:rPr>
          <w:rFonts w:ascii="Arial" w:hAnsi="Arial" w:cs="Arial"/>
          <w:i/>
          <w:highlight w:val="lightGray"/>
        </w:rPr>
        <w:t>SPE</w:t>
      </w:r>
      <w:r w:rsidRPr="006D4C3F">
        <w:rPr>
          <w:rFonts w:ascii="Arial" w:hAnsi="Arial" w:cs="Arial"/>
          <w:i/>
        </w:rPr>
        <w:t>], com a interveniência anuência da [</w:t>
      </w:r>
      <w:r w:rsidRPr="006D4C3F">
        <w:rPr>
          <w:rFonts w:ascii="Arial" w:hAnsi="Arial" w:cs="Arial"/>
          <w:i/>
          <w:highlight w:val="lightGray"/>
        </w:rPr>
        <w:t>Investidor</w:t>
      </w:r>
      <w:r w:rsidRPr="006D4C3F">
        <w:rPr>
          <w:rFonts w:ascii="Arial" w:hAnsi="Arial" w:cs="Arial"/>
          <w:i/>
        </w:rPr>
        <w:t>]]</w:t>
      </w:r>
    </w:p>
    <w:p w14:paraId="3C30B6B8" w14:textId="77777777" w:rsidR="00324CA8" w:rsidRPr="006D4C3F" w:rsidRDefault="00324CA8" w:rsidP="006D4C3F">
      <w:pPr>
        <w:tabs>
          <w:tab w:val="left" w:pos="426"/>
        </w:tabs>
        <w:spacing w:after="240" w:line="340" w:lineRule="exact"/>
        <w:ind w:right="-7"/>
        <w:jc w:val="center"/>
        <w:rPr>
          <w:rFonts w:ascii="Arial" w:hAnsi="Arial" w:cs="Arial"/>
          <w:b/>
          <w:bCs/>
          <w:sz w:val="22"/>
          <w:szCs w:val="22"/>
          <w:lang w:val="pt-PT"/>
        </w:rPr>
      </w:pPr>
    </w:p>
    <w:p w14:paraId="0A0851DC" w14:textId="77777777" w:rsidR="00612A03" w:rsidRPr="006D4C3F" w:rsidRDefault="00612A03" w:rsidP="006D4C3F">
      <w:pPr>
        <w:tabs>
          <w:tab w:val="left" w:pos="426"/>
        </w:tabs>
        <w:spacing w:after="240" w:line="340" w:lineRule="exact"/>
        <w:ind w:right="-7"/>
        <w:jc w:val="center"/>
        <w:rPr>
          <w:rFonts w:ascii="Arial" w:hAnsi="Arial" w:cs="Arial"/>
          <w:b/>
          <w:bCs/>
          <w:sz w:val="22"/>
          <w:szCs w:val="22"/>
          <w:lang w:val="pt-PT"/>
        </w:rPr>
      </w:pPr>
    </w:p>
    <w:p w14:paraId="4F65ACD6" w14:textId="77777777" w:rsidR="001566BF" w:rsidRPr="006D4C3F" w:rsidRDefault="001566BF" w:rsidP="006D4C3F">
      <w:pPr>
        <w:tabs>
          <w:tab w:val="left" w:pos="426"/>
        </w:tabs>
        <w:spacing w:after="240" w:line="340" w:lineRule="exact"/>
        <w:ind w:right="-7"/>
        <w:jc w:val="center"/>
        <w:rPr>
          <w:rFonts w:ascii="Arial" w:hAnsi="Arial" w:cs="Arial"/>
          <w:b/>
          <w:bCs/>
          <w:sz w:val="22"/>
          <w:szCs w:val="22"/>
        </w:rPr>
      </w:pPr>
    </w:p>
    <w:tbl>
      <w:tblPr>
        <w:tblW w:w="0" w:type="auto"/>
        <w:tblBorders>
          <w:top w:val="single" w:sz="4" w:space="0" w:color="auto"/>
        </w:tblBorders>
        <w:tblLook w:val="04A0" w:firstRow="1" w:lastRow="0" w:firstColumn="1" w:lastColumn="0" w:noHBand="0" w:noVBand="1"/>
      </w:tblPr>
      <w:tblGrid>
        <w:gridCol w:w="3988"/>
        <w:gridCol w:w="404"/>
        <w:gridCol w:w="4113"/>
      </w:tblGrid>
      <w:tr w:rsidR="00324CA8" w:rsidRPr="006D4C3F" w14:paraId="082727EF" w14:textId="77777777" w:rsidTr="006D5FF5">
        <w:tc>
          <w:tcPr>
            <w:tcW w:w="4088" w:type="dxa"/>
            <w:tcBorders>
              <w:bottom w:val="single" w:sz="4" w:space="0" w:color="auto"/>
            </w:tcBorders>
            <w:shd w:val="clear" w:color="auto" w:fill="auto"/>
          </w:tcPr>
          <w:p w14:paraId="33DE9493" w14:textId="77777777" w:rsidR="00324CA8" w:rsidRPr="006D4C3F" w:rsidRDefault="00324CA8" w:rsidP="006D4C3F">
            <w:pPr>
              <w:tabs>
                <w:tab w:val="left" w:pos="426"/>
              </w:tabs>
              <w:spacing w:after="240" w:line="340" w:lineRule="exact"/>
              <w:ind w:right="-7"/>
              <w:jc w:val="center"/>
              <w:rPr>
                <w:rFonts w:ascii="Arial" w:eastAsia="Calibri" w:hAnsi="Arial" w:cs="Arial"/>
                <w:b/>
                <w:bCs/>
                <w:sz w:val="22"/>
                <w:szCs w:val="22"/>
              </w:rPr>
            </w:pPr>
            <w:r w:rsidRPr="006D4C3F">
              <w:rPr>
                <w:rFonts w:ascii="Arial" w:eastAsia="Calibri" w:hAnsi="Arial" w:cs="Arial"/>
                <w:b/>
                <w:bCs/>
                <w:sz w:val="22"/>
                <w:szCs w:val="22"/>
              </w:rPr>
              <w:t xml:space="preserve">OI S.A EM RECUPERAÇÃO JUDICIAL </w:t>
            </w:r>
          </w:p>
          <w:p w14:paraId="7CF69C2C" w14:textId="77777777" w:rsidR="00324CA8" w:rsidRPr="006D4C3F" w:rsidRDefault="00324CA8" w:rsidP="006D4C3F">
            <w:pPr>
              <w:tabs>
                <w:tab w:val="left" w:pos="426"/>
              </w:tabs>
              <w:spacing w:after="240" w:line="340" w:lineRule="exact"/>
              <w:ind w:right="-7"/>
              <w:jc w:val="center"/>
              <w:rPr>
                <w:rFonts w:ascii="Arial" w:eastAsia="Calibri" w:hAnsi="Arial" w:cs="Arial"/>
                <w:b/>
                <w:bCs/>
                <w:sz w:val="22"/>
                <w:szCs w:val="22"/>
              </w:rPr>
            </w:pPr>
            <w:r w:rsidRPr="006D4C3F">
              <w:rPr>
                <w:rFonts w:ascii="Arial" w:eastAsia="Calibri" w:hAnsi="Arial" w:cs="Arial"/>
                <w:b/>
                <w:bCs/>
                <w:sz w:val="22"/>
                <w:szCs w:val="22"/>
              </w:rPr>
              <w:t xml:space="preserve">COMODANTE </w:t>
            </w:r>
          </w:p>
        </w:tc>
        <w:tc>
          <w:tcPr>
            <w:tcW w:w="413" w:type="dxa"/>
            <w:tcBorders>
              <w:top w:val="nil"/>
            </w:tcBorders>
            <w:shd w:val="clear" w:color="auto" w:fill="auto"/>
          </w:tcPr>
          <w:p w14:paraId="1BD23CD9" w14:textId="77777777" w:rsidR="00324CA8" w:rsidRPr="006D4C3F" w:rsidRDefault="00324CA8" w:rsidP="006D4C3F">
            <w:pPr>
              <w:tabs>
                <w:tab w:val="left" w:pos="426"/>
              </w:tabs>
              <w:spacing w:after="240" w:line="340" w:lineRule="exact"/>
              <w:ind w:right="-7"/>
              <w:jc w:val="center"/>
              <w:rPr>
                <w:rFonts w:ascii="Arial" w:eastAsia="Calibri" w:hAnsi="Arial" w:cs="Arial"/>
                <w:b/>
                <w:bCs/>
                <w:sz w:val="22"/>
                <w:szCs w:val="22"/>
              </w:rPr>
            </w:pPr>
          </w:p>
        </w:tc>
        <w:tc>
          <w:tcPr>
            <w:tcW w:w="4220" w:type="dxa"/>
            <w:tcBorders>
              <w:bottom w:val="single" w:sz="4" w:space="0" w:color="auto"/>
            </w:tcBorders>
            <w:shd w:val="clear" w:color="auto" w:fill="auto"/>
          </w:tcPr>
          <w:p w14:paraId="6F209EE3" w14:textId="77777777" w:rsidR="000C56E6" w:rsidRPr="006D4C3F" w:rsidRDefault="00324CA8" w:rsidP="006D4C3F">
            <w:pPr>
              <w:tabs>
                <w:tab w:val="left" w:pos="426"/>
              </w:tabs>
              <w:spacing w:after="240" w:line="340" w:lineRule="exact"/>
              <w:ind w:right="-7"/>
              <w:jc w:val="center"/>
              <w:rPr>
                <w:rFonts w:ascii="Arial" w:eastAsia="Calibri" w:hAnsi="Arial" w:cs="Arial"/>
                <w:b/>
                <w:bCs/>
                <w:sz w:val="22"/>
                <w:szCs w:val="22"/>
              </w:rPr>
            </w:pPr>
            <w:r w:rsidRPr="006D4C3F">
              <w:rPr>
                <w:rFonts w:ascii="Arial" w:eastAsia="Calibri" w:hAnsi="Arial" w:cs="Arial"/>
                <w:b/>
                <w:bCs/>
                <w:sz w:val="22"/>
                <w:szCs w:val="22"/>
              </w:rPr>
              <w:t>OI S.A. EM RECUPERAÇÃO JUDICIAL</w:t>
            </w:r>
          </w:p>
          <w:p w14:paraId="0321DD27" w14:textId="16825BF5" w:rsidR="00521754" w:rsidRPr="006D4C3F" w:rsidRDefault="00324CA8" w:rsidP="006D4C3F">
            <w:pPr>
              <w:tabs>
                <w:tab w:val="left" w:pos="426"/>
              </w:tabs>
              <w:spacing w:after="240" w:line="340" w:lineRule="exact"/>
              <w:ind w:right="-7"/>
              <w:jc w:val="center"/>
              <w:rPr>
                <w:rFonts w:ascii="Arial" w:eastAsia="Calibri" w:hAnsi="Arial" w:cs="Arial"/>
                <w:b/>
                <w:bCs/>
                <w:sz w:val="22"/>
                <w:szCs w:val="22"/>
              </w:rPr>
            </w:pPr>
            <w:r w:rsidRPr="006D4C3F">
              <w:rPr>
                <w:rFonts w:ascii="Arial" w:eastAsia="Calibri" w:hAnsi="Arial" w:cs="Arial"/>
                <w:b/>
                <w:bCs/>
                <w:sz w:val="22"/>
                <w:szCs w:val="22"/>
              </w:rPr>
              <w:t>COMODANTE</w:t>
            </w:r>
          </w:p>
          <w:p w14:paraId="380D5456" w14:textId="77777777" w:rsidR="00612A03" w:rsidRPr="006D4C3F" w:rsidRDefault="00612A03" w:rsidP="006D4C3F">
            <w:pPr>
              <w:tabs>
                <w:tab w:val="left" w:pos="426"/>
              </w:tabs>
              <w:spacing w:after="240" w:line="340" w:lineRule="exact"/>
              <w:ind w:right="-7"/>
              <w:jc w:val="center"/>
              <w:rPr>
                <w:rFonts w:ascii="Arial" w:eastAsia="Calibri" w:hAnsi="Arial" w:cs="Arial"/>
                <w:b/>
                <w:bCs/>
                <w:sz w:val="22"/>
                <w:szCs w:val="22"/>
              </w:rPr>
            </w:pPr>
          </w:p>
          <w:p w14:paraId="497CE51D" w14:textId="77777777" w:rsidR="00612A03" w:rsidRPr="006D4C3F" w:rsidRDefault="00612A03" w:rsidP="006D4C3F">
            <w:pPr>
              <w:tabs>
                <w:tab w:val="left" w:pos="426"/>
              </w:tabs>
              <w:spacing w:after="240" w:line="340" w:lineRule="exact"/>
              <w:ind w:right="-7"/>
              <w:jc w:val="center"/>
              <w:rPr>
                <w:rFonts w:ascii="Arial" w:eastAsia="Calibri" w:hAnsi="Arial" w:cs="Arial"/>
                <w:b/>
                <w:bCs/>
                <w:sz w:val="22"/>
                <w:szCs w:val="22"/>
              </w:rPr>
            </w:pPr>
          </w:p>
          <w:p w14:paraId="452DC68F" w14:textId="77777777" w:rsidR="006D5FF5" w:rsidRPr="006D4C3F" w:rsidRDefault="006D5FF5" w:rsidP="006D4C3F">
            <w:pPr>
              <w:tabs>
                <w:tab w:val="left" w:pos="426"/>
              </w:tabs>
              <w:spacing w:after="240" w:line="340" w:lineRule="exact"/>
              <w:ind w:right="-7"/>
              <w:jc w:val="center"/>
              <w:rPr>
                <w:rFonts w:ascii="Arial" w:eastAsia="Calibri" w:hAnsi="Arial" w:cs="Arial"/>
                <w:b/>
                <w:bCs/>
                <w:sz w:val="22"/>
                <w:szCs w:val="22"/>
              </w:rPr>
            </w:pPr>
          </w:p>
        </w:tc>
      </w:tr>
      <w:tr w:rsidR="006D5FF5" w:rsidRPr="006D4C3F" w14:paraId="1DF0C8AD" w14:textId="77777777" w:rsidTr="006D5FF5">
        <w:tc>
          <w:tcPr>
            <w:tcW w:w="4088" w:type="dxa"/>
            <w:tcBorders>
              <w:top w:val="single" w:sz="4" w:space="0" w:color="auto"/>
            </w:tcBorders>
            <w:shd w:val="clear" w:color="auto" w:fill="auto"/>
          </w:tcPr>
          <w:p w14:paraId="6133A6FB" w14:textId="7373B36A" w:rsidR="006D5FF5" w:rsidRPr="006D4C3F" w:rsidRDefault="00092521" w:rsidP="006D4C3F">
            <w:pPr>
              <w:tabs>
                <w:tab w:val="left" w:pos="426"/>
              </w:tabs>
              <w:spacing w:after="240" w:line="340" w:lineRule="exact"/>
              <w:ind w:right="-7"/>
              <w:jc w:val="center"/>
              <w:rPr>
                <w:rFonts w:ascii="Arial" w:eastAsia="Calibri" w:hAnsi="Arial" w:cs="Arial"/>
                <w:b/>
                <w:bCs/>
                <w:sz w:val="22"/>
                <w:szCs w:val="22"/>
              </w:rPr>
            </w:pPr>
            <w:r w:rsidRPr="006D4C3F">
              <w:rPr>
                <w:rFonts w:ascii="Arial" w:hAnsi="Arial" w:cs="Arial"/>
                <w:sz w:val="22"/>
                <w:szCs w:val="22"/>
                <w:highlight w:val="lightGray"/>
              </w:rPr>
              <w:t>[•]</w:t>
            </w:r>
          </w:p>
          <w:p w14:paraId="1599DD01" w14:textId="77777777" w:rsidR="006D5FF5" w:rsidRPr="006D4C3F" w:rsidRDefault="006D5FF5" w:rsidP="006D4C3F">
            <w:pPr>
              <w:tabs>
                <w:tab w:val="left" w:pos="426"/>
              </w:tabs>
              <w:spacing w:after="240" w:line="340" w:lineRule="exact"/>
              <w:ind w:right="-7"/>
              <w:jc w:val="center"/>
              <w:rPr>
                <w:rFonts w:ascii="Arial" w:eastAsia="Calibri" w:hAnsi="Arial" w:cs="Arial"/>
                <w:b/>
                <w:bCs/>
                <w:sz w:val="22"/>
                <w:szCs w:val="22"/>
              </w:rPr>
            </w:pPr>
            <w:r w:rsidRPr="006D4C3F">
              <w:rPr>
                <w:rFonts w:ascii="Arial" w:eastAsia="Calibri" w:hAnsi="Arial" w:cs="Arial"/>
                <w:b/>
                <w:bCs/>
                <w:sz w:val="22"/>
                <w:szCs w:val="22"/>
              </w:rPr>
              <w:t>COMODATÁRIA</w:t>
            </w:r>
          </w:p>
        </w:tc>
        <w:tc>
          <w:tcPr>
            <w:tcW w:w="413" w:type="dxa"/>
            <w:tcBorders>
              <w:top w:val="nil"/>
            </w:tcBorders>
            <w:shd w:val="clear" w:color="auto" w:fill="auto"/>
          </w:tcPr>
          <w:p w14:paraId="4AC01F78" w14:textId="77777777" w:rsidR="006D5FF5" w:rsidRPr="006D4C3F" w:rsidRDefault="006D5FF5" w:rsidP="006D4C3F">
            <w:pPr>
              <w:tabs>
                <w:tab w:val="left" w:pos="426"/>
              </w:tabs>
              <w:spacing w:after="240" w:line="340" w:lineRule="exact"/>
              <w:ind w:right="-7"/>
              <w:jc w:val="center"/>
              <w:rPr>
                <w:rFonts w:ascii="Arial" w:eastAsia="Calibri" w:hAnsi="Arial" w:cs="Arial"/>
                <w:b/>
                <w:bCs/>
                <w:sz w:val="22"/>
                <w:szCs w:val="22"/>
              </w:rPr>
            </w:pPr>
          </w:p>
        </w:tc>
        <w:tc>
          <w:tcPr>
            <w:tcW w:w="4220" w:type="dxa"/>
            <w:tcBorders>
              <w:top w:val="single" w:sz="4" w:space="0" w:color="auto"/>
            </w:tcBorders>
            <w:shd w:val="clear" w:color="auto" w:fill="auto"/>
          </w:tcPr>
          <w:p w14:paraId="04326424" w14:textId="5C6A3A47" w:rsidR="00551D92" w:rsidRPr="006D4C3F" w:rsidRDefault="00092521" w:rsidP="006D4C3F">
            <w:pPr>
              <w:tabs>
                <w:tab w:val="left" w:pos="426"/>
              </w:tabs>
              <w:spacing w:after="240" w:line="340" w:lineRule="exact"/>
              <w:ind w:right="-7"/>
              <w:jc w:val="center"/>
              <w:rPr>
                <w:rFonts w:ascii="Arial" w:eastAsia="Calibri" w:hAnsi="Arial" w:cs="Arial"/>
                <w:b/>
                <w:bCs/>
                <w:sz w:val="22"/>
                <w:szCs w:val="22"/>
              </w:rPr>
            </w:pPr>
            <w:r w:rsidRPr="006D4C3F">
              <w:rPr>
                <w:rFonts w:ascii="Arial" w:hAnsi="Arial" w:cs="Arial"/>
                <w:sz w:val="22"/>
                <w:szCs w:val="22"/>
                <w:highlight w:val="lightGray"/>
              </w:rPr>
              <w:t>[•]</w:t>
            </w:r>
          </w:p>
          <w:p w14:paraId="2F71059B" w14:textId="77777777" w:rsidR="006D5FF5" w:rsidRPr="006D4C3F" w:rsidRDefault="006D5FF5" w:rsidP="006D4C3F">
            <w:pPr>
              <w:tabs>
                <w:tab w:val="left" w:pos="426"/>
              </w:tabs>
              <w:spacing w:after="240" w:line="340" w:lineRule="exact"/>
              <w:ind w:right="-7"/>
              <w:jc w:val="center"/>
              <w:rPr>
                <w:rFonts w:ascii="Arial" w:eastAsia="Calibri" w:hAnsi="Arial" w:cs="Arial"/>
                <w:b/>
                <w:bCs/>
                <w:sz w:val="22"/>
                <w:szCs w:val="22"/>
              </w:rPr>
            </w:pPr>
            <w:r w:rsidRPr="006D4C3F">
              <w:rPr>
                <w:rFonts w:ascii="Arial" w:eastAsia="Calibri" w:hAnsi="Arial" w:cs="Arial"/>
                <w:b/>
                <w:bCs/>
                <w:sz w:val="22"/>
                <w:szCs w:val="22"/>
              </w:rPr>
              <w:t>COMODATÁRIA</w:t>
            </w:r>
          </w:p>
        </w:tc>
      </w:tr>
    </w:tbl>
    <w:p w14:paraId="64C0FB41" w14:textId="77777777" w:rsidR="00612A03" w:rsidRPr="006D4C3F" w:rsidRDefault="00612A03" w:rsidP="006D4C3F">
      <w:pPr>
        <w:tabs>
          <w:tab w:val="left" w:pos="426"/>
        </w:tabs>
        <w:spacing w:after="240" w:line="340" w:lineRule="exact"/>
        <w:ind w:right="-7"/>
        <w:jc w:val="both"/>
        <w:rPr>
          <w:rFonts w:ascii="Arial" w:hAnsi="Arial" w:cs="Arial"/>
          <w:b/>
          <w:bCs/>
          <w:sz w:val="22"/>
          <w:szCs w:val="22"/>
        </w:rPr>
      </w:pPr>
    </w:p>
    <w:p w14:paraId="2C3700C3" w14:textId="77777777" w:rsidR="00612A03" w:rsidRPr="006D4C3F" w:rsidRDefault="00612A03" w:rsidP="006D4C3F">
      <w:pPr>
        <w:tabs>
          <w:tab w:val="left" w:pos="426"/>
        </w:tabs>
        <w:spacing w:after="240" w:line="340" w:lineRule="exact"/>
        <w:ind w:right="-7"/>
        <w:jc w:val="both"/>
        <w:rPr>
          <w:rFonts w:ascii="Arial" w:hAnsi="Arial" w:cs="Arial"/>
          <w:b/>
          <w:bCs/>
          <w:sz w:val="22"/>
          <w:szCs w:val="22"/>
        </w:rPr>
      </w:pPr>
    </w:p>
    <w:p w14:paraId="394F659F" w14:textId="5A73EC24" w:rsidR="00324CA8" w:rsidRPr="006D4C3F" w:rsidRDefault="00E331AF" w:rsidP="006D4C3F">
      <w:pPr>
        <w:tabs>
          <w:tab w:val="left" w:pos="426"/>
        </w:tabs>
        <w:spacing w:after="240" w:line="340" w:lineRule="exact"/>
        <w:ind w:right="-7"/>
        <w:jc w:val="both"/>
        <w:rPr>
          <w:rFonts w:ascii="Arial" w:hAnsi="Arial" w:cs="Arial"/>
          <w:sz w:val="22"/>
          <w:szCs w:val="22"/>
        </w:rPr>
      </w:pPr>
      <w:r w:rsidRPr="006D4C3F">
        <w:rPr>
          <w:rFonts w:ascii="Arial" w:hAnsi="Arial" w:cs="Arial"/>
          <w:sz w:val="22"/>
          <w:szCs w:val="22"/>
        </w:rPr>
        <w:t>Testemunhas</w:t>
      </w:r>
    </w:p>
    <w:p w14:paraId="35FA5742" w14:textId="77777777" w:rsidR="00324CA8" w:rsidRPr="006D4C3F" w:rsidRDefault="00324CA8" w:rsidP="006D4C3F">
      <w:pPr>
        <w:tabs>
          <w:tab w:val="left" w:pos="6142"/>
        </w:tabs>
        <w:spacing w:after="240" w:line="340" w:lineRule="exact"/>
        <w:jc w:val="center"/>
        <w:rPr>
          <w:rFonts w:ascii="Arial" w:hAnsi="Arial" w:cs="Arial"/>
          <w:b/>
          <w:sz w:val="22"/>
          <w:szCs w:val="22"/>
        </w:rPr>
      </w:pPr>
    </w:p>
    <w:p w14:paraId="5FF2584A" w14:textId="77777777" w:rsidR="00324CA8" w:rsidRPr="006D4C3F" w:rsidRDefault="00324CA8" w:rsidP="006D4C3F">
      <w:pPr>
        <w:tabs>
          <w:tab w:val="left" w:pos="6142"/>
        </w:tabs>
        <w:spacing w:after="240" w:line="340" w:lineRule="exact"/>
        <w:jc w:val="center"/>
        <w:rPr>
          <w:rFonts w:ascii="Arial" w:hAnsi="Arial" w:cs="Arial"/>
          <w:b/>
          <w:sz w:val="22"/>
          <w:szCs w:val="22"/>
        </w:rPr>
      </w:pPr>
    </w:p>
    <w:p w14:paraId="01322F21" w14:textId="77777777" w:rsidR="00612A03" w:rsidRPr="006D4C3F" w:rsidRDefault="00612A03" w:rsidP="006D4C3F">
      <w:pPr>
        <w:tabs>
          <w:tab w:val="left" w:pos="6142"/>
        </w:tabs>
        <w:spacing w:after="240" w:line="340" w:lineRule="exact"/>
        <w:jc w:val="center"/>
        <w:rPr>
          <w:rFonts w:ascii="Arial" w:hAnsi="Arial" w:cs="Arial"/>
          <w:b/>
          <w:sz w:val="22"/>
          <w:szCs w:val="22"/>
        </w:rPr>
      </w:pPr>
    </w:p>
    <w:tbl>
      <w:tblPr>
        <w:tblW w:w="0" w:type="auto"/>
        <w:tblBorders>
          <w:top w:val="single" w:sz="4" w:space="0" w:color="auto"/>
        </w:tblBorders>
        <w:tblLook w:val="04A0" w:firstRow="1" w:lastRow="0" w:firstColumn="1" w:lastColumn="0" w:noHBand="0" w:noVBand="1"/>
      </w:tblPr>
      <w:tblGrid>
        <w:gridCol w:w="3983"/>
        <w:gridCol w:w="409"/>
        <w:gridCol w:w="4113"/>
      </w:tblGrid>
      <w:tr w:rsidR="00324CA8" w:rsidRPr="006D4C3F" w14:paraId="3A8D2DBE" w14:textId="77777777" w:rsidTr="00B909D1">
        <w:tc>
          <w:tcPr>
            <w:tcW w:w="4253" w:type="dxa"/>
            <w:shd w:val="clear" w:color="auto" w:fill="auto"/>
          </w:tcPr>
          <w:p w14:paraId="008413FE" w14:textId="2F4E79F1" w:rsidR="00092521" w:rsidRPr="006D4C3F" w:rsidRDefault="00324CA8" w:rsidP="006D4C3F">
            <w:pPr>
              <w:tabs>
                <w:tab w:val="left" w:pos="426"/>
              </w:tabs>
              <w:spacing w:after="240" w:line="340" w:lineRule="exact"/>
              <w:ind w:right="-6"/>
              <w:jc w:val="both"/>
              <w:rPr>
                <w:rFonts w:ascii="Arial" w:eastAsia="Calibri" w:hAnsi="Arial" w:cs="Arial"/>
                <w:sz w:val="22"/>
                <w:szCs w:val="22"/>
              </w:rPr>
            </w:pPr>
            <w:r w:rsidRPr="006D4C3F">
              <w:rPr>
                <w:rFonts w:ascii="Arial" w:eastAsia="Calibri" w:hAnsi="Arial" w:cs="Arial"/>
                <w:sz w:val="22"/>
                <w:szCs w:val="22"/>
              </w:rPr>
              <w:t>Nome:</w:t>
            </w:r>
          </w:p>
          <w:p w14:paraId="6BB0B0BC" w14:textId="608C46C6" w:rsidR="00324CA8" w:rsidRPr="006D4C3F" w:rsidRDefault="00324CA8" w:rsidP="006D4C3F">
            <w:pPr>
              <w:tabs>
                <w:tab w:val="left" w:pos="426"/>
              </w:tabs>
              <w:spacing w:after="240" w:line="340" w:lineRule="exact"/>
              <w:ind w:right="-6"/>
              <w:jc w:val="both"/>
              <w:rPr>
                <w:rFonts w:ascii="Arial" w:eastAsia="Calibri" w:hAnsi="Arial" w:cs="Arial"/>
                <w:sz w:val="22"/>
                <w:szCs w:val="22"/>
              </w:rPr>
            </w:pPr>
            <w:r w:rsidRPr="006D4C3F">
              <w:rPr>
                <w:rFonts w:ascii="Arial" w:eastAsia="Calibri" w:hAnsi="Arial" w:cs="Arial"/>
                <w:sz w:val="22"/>
                <w:szCs w:val="22"/>
              </w:rPr>
              <w:t>CPF:</w:t>
            </w:r>
          </w:p>
        </w:tc>
        <w:tc>
          <w:tcPr>
            <w:tcW w:w="425" w:type="dxa"/>
            <w:tcBorders>
              <w:top w:val="nil"/>
            </w:tcBorders>
            <w:shd w:val="clear" w:color="auto" w:fill="auto"/>
          </w:tcPr>
          <w:p w14:paraId="74790E69" w14:textId="77777777" w:rsidR="00324CA8" w:rsidRPr="006D4C3F" w:rsidRDefault="00324CA8" w:rsidP="006D4C3F">
            <w:pPr>
              <w:tabs>
                <w:tab w:val="left" w:pos="426"/>
              </w:tabs>
              <w:spacing w:after="240" w:line="340" w:lineRule="exact"/>
              <w:ind w:right="-7"/>
              <w:jc w:val="both"/>
              <w:rPr>
                <w:rFonts w:ascii="Arial" w:eastAsia="Calibri" w:hAnsi="Arial" w:cs="Arial"/>
                <w:sz w:val="22"/>
                <w:szCs w:val="22"/>
              </w:rPr>
            </w:pPr>
          </w:p>
        </w:tc>
        <w:tc>
          <w:tcPr>
            <w:tcW w:w="4393" w:type="dxa"/>
            <w:shd w:val="clear" w:color="auto" w:fill="auto"/>
          </w:tcPr>
          <w:p w14:paraId="632AC48F" w14:textId="1B6D6AE8" w:rsidR="00324CA8" w:rsidRPr="006D4C3F" w:rsidRDefault="00324CA8" w:rsidP="006D4C3F">
            <w:pPr>
              <w:tabs>
                <w:tab w:val="left" w:pos="426"/>
              </w:tabs>
              <w:spacing w:after="240" w:line="340" w:lineRule="exact"/>
              <w:ind w:right="-6"/>
              <w:jc w:val="both"/>
              <w:rPr>
                <w:rFonts w:ascii="Arial" w:eastAsia="Calibri" w:hAnsi="Arial" w:cs="Arial"/>
                <w:sz w:val="22"/>
                <w:szCs w:val="22"/>
              </w:rPr>
            </w:pPr>
            <w:r w:rsidRPr="006D4C3F">
              <w:rPr>
                <w:rFonts w:ascii="Arial" w:eastAsia="Calibri" w:hAnsi="Arial" w:cs="Arial"/>
                <w:sz w:val="22"/>
                <w:szCs w:val="22"/>
              </w:rPr>
              <w:t>Nome:</w:t>
            </w:r>
          </w:p>
          <w:p w14:paraId="7AC389DF" w14:textId="7180A800" w:rsidR="00324CA8" w:rsidRPr="006D4C3F" w:rsidRDefault="00324CA8" w:rsidP="006D4C3F">
            <w:pPr>
              <w:tabs>
                <w:tab w:val="left" w:pos="426"/>
              </w:tabs>
              <w:spacing w:after="240" w:line="340" w:lineRule="exact"/>
              <w:ind w:right="-7"/>
              <w:jc w:val="both"/>
              <w:rPr>
                <w:rFonts w:ascii="Arial" w:eastAsia="Calibri" w:hAnsi="Arial" w:cs="Arial"/>
                <w:sz w:val="22"/>
                <w:szCs w:val="22"/>
              </w:rPr>
            </w:pPr>
            <w:r w:rsidRPr="006D4C3F">
              <w:rPr>
                <w:rFonts w:ascii="Arial" w:eastAsia="Calibri" w:hAnsi="Arial" w:cs="Arial"/>
                <w:sz w:val="22"/>
                <w:szCs w:val="22"/>
              </w:rPr>
              <w:t>CPF:</w:t>
            </w:r>
          </w:p>
        </w:tc>
      </w:tr>
    </w:tbl>
    <w:p w14:paraId="5520A412" w14:textId="107F51A4" w:rsidR="00CD66D5" w:rsidRPr="006D4C3F" w:rsidRDefault="00CD66D5" w:rsidP="006D4C3F">
      <w:pPr>
        <w:spacing w:after="240" w:line="340" w:lineRule="exact"/>
        <w:rPr>
          <w:rFonts w:ascii="Arial" w:hAnsi="Arial" w:cs="Arial"/>
          <w:sz w:val="22"/>
          <w:szCs w:val="22"/>
        </w:rPr>
      </w:pPr>
    </w:p>
    <w:p w14:paraId="7F6BC18A" w14:textId="0E1B09FF" w:rsidR="00CD66D5" w:rsidRPr="006D4C3F" w:rsidRDefault="00CD66D5" w:rsidP="006D4C3F">
      <w:pPr>
        <w:pStyle w:val="PargrafodaLista"/>
        <w:spacing w:after="240" w:line="340" w:lineRule="exact"/>
        <w:ind w:left="0"/>
        <w:jc w:val="center"/>
        <w:rPr>
          <w:rFonts w:ascii="Arial" w:hAnsi="Arial" w:cs="Arial"/>
          <w:b/>
        </w:rPr>
      </w:pPr>
      <w:r w:rsidRPr="006D4C3F">
        <w:rPr>
          <w:rFonts w:ascii="Arial" w:hAnsi="Arial" w:cs="Arial"/>
        </w:rPr>
        <w:br w:type="column"/>
      </w:r>
      <w:r w:rsidRPr="006D4C3F">
        <w:rPr>
          <w:rFonts w:ascii="Arial" w:hAnsi="Arial" w:cs="Arial"/>
          <w:b/>
          <w:u w:val="single"/>
        </w:rPr>
        <w:lastRenderedPageBreak/>
        <w:t xml:space="preserve">Anexo </w:t>
      </w:r>
      <w:r w:rsidRPr="006D4C3F">
        <w:rPr>
          <w:rFonts w:ascii="Arial" w:hAnsi="Arial" w:cs="Arial"/>
          <w:b/>
          <w:u w:val="single"/>
        </w:rPr>
        <w:fldChar w:fldCharType="begin"/>
      </w:r>
      <w:r w:rsidRPr="006D4C3F">
        <w:rPr>
          <w:rFonts w:ascii="Arial" w:hAnsi="Arial" w:cs="Arial"/>
          <w:b/>
          <w:u w:val="single"/>
        </w:rPr>
        <w:instrText xml:space="preserve"> REF _Ref33794471 \r \h  \* MERGEFORMAT </w:instrText>
      </w:r>
      <w:r w:rsidRPr="006D4C3F">
        <w:rPr>
          <w:rFonts w:ascii="Arial" w:hAnsi="Arial" w:cs="Arial"/>
          <w:b/>
          <w:u w:val="single"/>
        </w:rPr>
      </w:r>
      <w:r w:rsidRPr="006D4C3F">
        <w:rPr>
          <w:rFonts w:ascii="Arial" w:hAnsi="Arial" w:cs="Arial"/>
          <w:b/>
          <w:u w:val="single"/>
        </w:rPr>
        <w:fldChar w:fldCharType="separate"/>
      </w:r>
      <w:r w:rsidRPr="006D4C3F">
        <w:rPr>
          <w:rFonts w:ascii="Arial" w:hAnsi="Arial" w:cs="Arial"/>
          <w:b/>
          <w:u w:val="single"/>
        </w:rPr>
        <w:t>2.1</w:t>
      </w:r>
      <w:r w:rsidRPr="006D4C3F">
        <w:rPr>
          <w:rFonts w:ascii="Arial" w:hAnsi="Arial" w:cs="Arial"/>
          <w:b/>
          <w:u w:val="single"/>
        </w:rPr>
        <w:fldChar w:fldCharType="end"/>
      </w:r>
    </w:p>
    <w:p w14:paraId="589CC004" w14:textId="3E406103" w:rsidR="00CD66D5" w:rsidRPr="006D4C3F" w:rsidRDefault="00612A03" w:rsidP="006D4C3F">
      <w:pPr>
        <w:spacing w:after="240" w:line="340" w:lineRule="exact"/>
        <w:jc w:val="center"/>
        <w:rPr>
          <w:rFonts w:ascii="Arial" w:hAnsi="Arial" w:cs="Arial"/>
          <w:b/>
          <w:bCs/>
          <w:sz w:val="22"/>
          <w:szCs w:val="22"/>
        </w:rPr>
      </w:pPr>
      <w:r w:rsidRPr="006D4C3F">
        <w:rPr>
          <w:rFonts w:ascii="Arial" w:hAnsi="Arial" w:cs="Arial"/>
          <w:b/>
          <w:bCs/>
          <w:sz w:val="22"/>
          <w:szCs w:val="22"/>
        </w:rPr>
        <w:t xml:space="preserve">Descrição dos </w:t>
      </w:r>
      <w:r w:rsidR="00CD66D5" w:rsidRPr="006D4C3F">
        <w:rPr>
          <w:rFonts w:ascii="Arial" w:hAnsi="Arial" w:cs="Arial"/>
          <w:b/>
          <w:bCs/>
          <w:sz w:val="22"/>
          <w:szCs w:val="22"/>
        </w:rPr>
        <w:t>Imóveis</w:t>
      </w:r>
    </w:p>
    <w:p w14:paraId="30C5E716" w14:textId="77777777" w:rsidR="00CD66D5" w:rsidRPr="006D4C3F" w:rsidRDefault="00CD66D5" w:rsidP="006D4C3F">
      <w:pPr>
        <w:spacing w:after="240" w:line="340" w:lineRule="exact"/>
        <w:jc w:val="center"/>
        <w:rPr>
          <w:rFonts w:ascii="Arial" w:hAnsi="Arial" w:cs="Arial"/>
          <w:sz w:val="22"/>
          <w:szCs w:val="22"/>
        </w:rPr>
      </w:pPr>
      <w:r w:rsidRPr="006D4C3F">
        <w:rPr>
          <w:rFonts w:ascii="Arial" w:hAnsi="Arial" w:cs="Arial"/>
          <w:sz w:val="22"/>
          <w:szCs w:val="22"/>
        </w:rPr>
        <w:t>[</w:t>
      </w:r>
      <w:r w:rsidRPr="006D4C3F">
        <w:rPr>
          <w:rFonts w:ascii="Arial" w:hAnsi="Arial" w:cs="Arial"/>
          <w:sz w:val="22"/>
          <w:szCs w:val="22"/>
          <w:highlight w:val="lightGray"/>
        </w:rPr>
        <w:t>a ser incluído pela Oi</w:t>
      </w:r>
      <w:r w:rsidRPr="006D4C3F">
        <w:rPr>
          <w:rFonts w:ascii="Arial" w:hAnsi="Arial" w:cs="Arial"/>
          <w:sz w:val="22"/>
          <w:szCs w:val="22"/>
        </w:rPr>
        <w:t>]</w:t>
      </w:r>
    </w:p>
    <w:p w14:paraId="247ED534" w14:textId="77777777" w:rsidR="00CD66D5" w:rsidRPr="006D4C3F" w:rsidRDefault="00CD66D5" w:rsidP="006D4C3F">
      <w:pPr>
        <w:spacing w:after="240" w:line="340" w:lineRule="exact"/>
        <w:jc w:val="center"/>
        <w:rPr>
          <w:rFonts w:ascii="Arial" w:hAnsi="Arial" w:cs="Arial"/>
          <w:b/>
          <w:bCs/>
          <w:sz w:val="22"/>
          <w:szCs w:val="22"/>
        </w:rPr>
      </w:pPr>
    </w:p>
    <w:p w14:paraId="01125DB3" w14:textId="52416B56" w:rsidR="00CD66D5" w:rsidRPr="006D4C3F" w:rsidRDefault="00CD66D5" w:rsidP="006D4C3F">
      <w:pPr>
        <w:pStyle w:val="PargrafodaLista"/>
        <w:spacing w:after="240" w:line="340" w:lineRule="exact"/>
        <w:ind w:left="0"/>
        <w:jc w:val="center"/>
        <w:rPr>
          <w:rFonts w:ascii="Arial" w:hAnsi="Arial" w:cs="Arial"/>
          <w:b/>
        </w:rPr>
      </w:pPr>
      <w:r w:rsidRPr="006D4C3F">
        <w:rPr>
          <w:rFonts w:ascii="Arial" w:hAnsi="Arial" w:cs="Arial"/>
          <w:b/>
          <w:bCs/>
        </w:rPr>
        <w:br w:type="column"/>
      </w:r>
      <w:r w:rsidRPr="006D4C3F">
        <w:rPr>
          <w:rFonts w:ascii="Arial" w:hAnsi="Arial" w:cs="Arial"/>
          <w:b/>
          <w:u w:val="single"/>
        </w:rPr>
        <w:lastRenderedPageBreak/>
        <w:t>Anexo 4.3</w:t>
      </w:r>
    </w:p>
    <w:p w14:paraId="7CC5CF35" w14:textId="1BAB57FC" w:rsidR="00D127AE" w:rsidRPr="006D4C3F" w:rsidRDefault="00CD66D5" w:rsidP="006D4C3F">
      <w:pPr>
        <w:spacing w:after="240" w:line="340" w:lineRule="exact"/>
        <w:jc w:val="center"/>
        <w:rPr>
          <w:rFonts w:ascii="Arial" w:hAnsi="Arial" w:cs="Arial"/>
          <w:b/>
          <w:bCs/>
          <w:sz w:val="22"/>
          <w:szCs w:val="22"/>
        </w:rPr>
      </w:pPr>
      <w:r w:rsidRPr="006D4C3F">
        <w:rPr>
          <w:rFonts w:ascii="Arial" w:hAnsi="Arial" w:cs="Arial"/>
          <w:b/>
          <w:bCs/>
          <w:sz w:val="22"/>
          <w:szCs w:val="22"/>
        </w:rPr>
        <w:t xml:space="preserve">Procedimentos Operacionais </w:t>
      </w:r>
    </w:p>
    <w:p w14:paraId="1D0893C2" w14:textId="331027A4" w:rsidR="00CD66D5" w:rsidRPr="006D4C3F" w:rsidRDefault="00CD66D5" w:rsidP="006D4C3F">
      <w:pPr>
        <w:spacing w:after="240" w:line="340" w:lineRule="exact"/>
        <w:jc w:val="center"/>
        <w:rPr>
          <w:rFonts w:ascii="Arial" w:hAnsi="Arial" w:cs="Arial"/>
          <w:sz w:val="22"/>
          <w:szCs w:val="22"/>
        </w:rPr>
      </w:pPr>
      <w:r w:rsidRPr="006D4C3F">
        <w:rPr>
          <w:rFonts w:ascii="Arial" w:hAnsi="Arial" w:cs="Arial"/>
          <w:sz w:val="22"/>
          <w:szCs w:val="22"/>
        </w:rPr>
        <w:t>[</w:t>
      </w:r>
      <w:r w:rsidRPr="006D4C3F">
        <w:rPr>
          <w:rFonts w:ascii="Arial" w:hAnsi="Arial" w:cs="Arial"/>
          <w:sz w:val="22"/>
          <w:szCs w:val="22"/>
          <w:highlight w:val="lightGray"/>
        </w:rPr>
        <w:t>a ser incluído pela Oi</w:t>
      </w:r>
      <w:r w:rsidRPr="006D4C3F">
        <w:rPr>
          <w:rFonts w:ascii="Arial" w:hAnsi="Arial" w:cs="Arial"/>
          <w:sz w:val="22"/>
          <w:szCs w:val="22"/>
        </w:rPr>
        <w:t>]</w:t>
      </w:r>
    </w:p>
    <w:sectPr w:rsidR="00CD66D5" w:rsidRPr="006D4C3F" w:rsidSect="00863C41">
      <w:headerReference w:type="default" r:id="rId16"/>
      <w:footerReference w:type="default" r:id="rId17"/>
      <w:pgSz w:w="11907" w:h="16840" w:code="9"/>
      <w:pgMar w:top="1418" w:right="1701" w:bottom="1418" w:left="1701" w:header="720" w:footer="720"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Daniella Geszikter Ventura" w:date="2024-12-30T15:19:00Z" w:initials="DGV">
    <w:p w14:paraId="239C039F" w14:textId="3A721834" w:rsidR="000029FE" w:rsidRDefault="000029FE">
      <w:pPr>
        <w:pStyle w:val="Textodecomentrio"/>
      </w:pPr>
      <w:r>
        <w:rPr>
          <w:rStyle w:val="Refdecomentrio"/>
        </w:rPr>
        <w:annotationRef/>
      </w:r>
      <w:r>
        <w:t xml:space="preserve">Usar dados da </w:t>
      </w:r>
      <w:proofErr w:type="spellStart"/>
      <w:r>
        <w:t>Client</w:t>
      </w:r>
      <w:proofErr w:type="spellEnd"/>
      <w:r>
        <w:t xml:space="preserve"> </w:t>
      </w:r>
      <w:proofErr w:type="spellStart"/>
      <w:r>
        <w:t>Co</w:t>
      </w:r>
      <w:proofErr w:type="spellEnd"/>
      <w:r>
        <w:t xml:space="preserve"> Sul</w:t>
      </w:r>
    </w:p>
  </w:comment>
  <w:comment w:id="16" w:author="Daniella Geszikter Ventura" w:date="2024-12-30T15:23:00Z" w:initials="DGV">
    <w:p w14:paraId="245CADA8" w14:textId="0EEB0913" w:rsidR="000029FE" w:rsidRDefault="000029FE">
      <w:pPr>
        <w:pStyle w:val="Textodecomentrio"/>
      </w:pPr>
      <w:r>
        <w:rPr>
          <w:rStyle w:val="Refdecomentrio"/>
        </w:rPr>
        <w:annotationRef/>
      </w:r>
      <w:r>
        <w:t>Time de patrimônio avaliar</w:t>
      </w:r>
    </w:p>
  </w:comment>
  <w:comment w:id="17" w:author="Daniella Geszikter Ventura" w:date="2024-12-30T15:23:00Z" w:initials="DGV">
    <w:p w14:paraId="087D62F1" w14:textId="4A0CC511" w:rsidR="000029FE" w:rsidRDefault="000029FE">
      <w:pPr>
        <w:pStyle w:val="Textodecomentrio"/>
      </w:pPr>
      <w:r>
        <w:rPr>
          <w:rStyle w:val="Refdecomentrio"/>
        </w:rPr>
        <w:annotationRef/>
      </w:r>
      <w:r>
        <w:t>Os imóveis não poderiam ser vendidos, desde que seja assegurado o comodato pelo adquirente?</w:t>
      </w:r>
    </w:p>
  </w:comment>
  <w:comment w:id="18" w:author="Daniella Geszikter Ventura" w:date="2024-12-30T15:34:00Z" w:initials="DGV">
    <w:p w14:paraId="2D631F95" w14:textId="5B60196D" w:rsidR="003E2B00" w:rsidRDefault="003E2B00">
      <w:pPr>
        <w:pStyle w:val="Textodecomentrio"/>
      </w:pPr>
      <w:r>
        <w:rPr>
          <w:rStyle w:val="Refdecomentrio"/>
        </w:rPr>
        <w:annotationRef/>
      </w:r>
      <w:r>
        <w:t>Elly / time Imobiliário? Avaliar se será os imóveis inteiros ou apenas determinada área deles</w:t>
      </w:r>
    </w:p>
  </w:comment>
  <w:comment w:id="19" w:author="Daniella Geszikter Ventura" w:date="2024-12-30T15:52:00Z" w:initials="DGV">
    <w:p w14:paraId="4EE05A7C" w14:textId="4D3F3800" w:rsidR="00793922" w:rsidRDefault="00793922">
      <w:pPr>
        <w:pStyle w:val="Textodecomentrio"/>
      </w:pPr>
      <w:r>
        <w:rPr>
          <w:rStyle w:val="Refdecomentrio"/>
        </w:rPr>
        <w:annotationRef/>
      </w:r>
      <w:r>
        <w:t xml:space="preserve">Time </w:t>
      </w:r>
      <w:proofErr w:type="spellStart"/>
      <w:r>
        <w:t>Inobiliário</w:t>
      </w:r>
      <w:proofErr w:type="spellEnd"/>
      <w:r>
        <w:t xml:space="preserve">, </w:t>
      </w:r>
      <w:proofErr w:type="spellStart"/>
      <w:r>
        <w:t>fvr</w:t>
      </w:r>
      <w:proofErr w:type="spellEnd"/>
      <w:r>
        <w:t xml:space="preserve"> confirmar e prepare o anexo</w:t>
      </w:r>
    </w:p>
  </w:comment>
  <w:comment w:id="23" w:author="Daniella Geszikter Ventura" w:date="2024-12-30T15:49:00Z" w:initials="DGV">
    <w:p w14:paraId="5ED07716" w14:textId="08D1AB93" w:rsidR="00793922" w:rsidRDefault="00793922">
      <w:pPr>
        <w:pStyle w:val="Textodecomentrio"/>
      </w:pPr>
      <w:r>
        <w:rPr>
          <w:rStyle w:val="Refdecomentrio"/>
        </w:rPr>
        <w:annotationRef/>
      </w:r>
      <w:r>
        <w:t xml:space="preserve">Aqui penso que temos que incluir </w:t>
      </w:r>
      <w:proofErr w:type="spellStart"/>
      <w:r>
        <w:t>tb</w:t>
      </w:r>
      <w:proofErr w:type="spellEnd"/>
      <w:r>
        <w:t xml:space="preserve"> Daniel Hermeto e a Marcia Helena (imobiliário)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39C039F" w15:done="0"/>
  <w15:commentEx w15:paraId="245CADA8" w15:done="0"/>
  <w15:commentEx w15:paraId="087D62F1" w15:done="0"/>
  <w15:commentEx w15:paraId="2D631F95" w15:done="0"/>
  <w15:commentEx w15:paraId="4EE05A7C" w15:done="0"/>
  <w15:commentEx w15:paraId="5ED07716"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47A2CC" w14:textId="77777777" w:rsidR="005001EA" w:rsidRDefault="005001EA">
      <w:r>
        <w:separator/>
      </w:r>
    </w:p>
  </w:endnote>
  <w:endnote w:type="continuationSeparator" w:id="0">
    <w:p w14:paraId="48D6D6C7" w14:textId="77777777" w:rsidR="005001EA" w:rsidRDefault="005001EA">
      <w:r>
        <w:continuationSeparator/>
      </w:r>
    </w:p>
  </w:endnote>
  <w:endnote w:type="continuationNotice" w:id="1">
    <w:p w14:paraId="46A6B052" w14:textId="77777777" w:rsidR="005001EA" w:rsidRDefault="005001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7DE89" w14:textId="79F1960A" w:rsidR="0052423F" w:rsidRPr="003C0883" w:rsidRDefault="0052423F">
    <w:pPr>
      <w:pStyle w:val="Rodap"/>
      <w:jc w:val="center"/>
      <w:rPr>
        <w:rFonts w:ascii="Calibri" w:hAnsi="Calibri" w:cs="Calibri"/>
        <w:sz w:val="14"/>
        <w:szCs w:val="14"/>
      </w:rPr>
    </w:pPr>
    <w:r w:rsidRPr="003C0883">
      <w:rPr>
        <w:rFonts w:ascii="Calibri" w:hAnsi="Calibri" w:cs="Calibri"/>
        <w:sz w:val="14"/>
        <w:szCs w:val="14"/>
      </w:rPr>
      <w:t xml:space="preserve">Página </w:t>
    </w:r>
    <w:r w:rsidRPr="003C0883">
      <w:rPr>
        <w:rStyle w:val="Nmerodepgina"/>
        <w:rFonts w:ascii="Calibri" w:hAnsi="Calibri" w:cs="Calibri"/>
        <w:sz w:val="14"/>
        <w:szCs w:val="14"/>
      </w:rPr>
      <w:fldChar w:fldCharType="begin"/>
    </w:r>
    <w:r w:rsidRPr="003C0883">
      <w:rPr>
        <w:rStyle w:val="Nmerodepgina"/>
        <w:rFonts w:ascii="Calibri" w:hAnsi="Calibri" w:cs="Calibri"/>
        <w:sz w:val="14"/>
        <w:szCs w:val="14"/>
      </w:rPr>
      <w:instrText xml:space="preserve"> PAGE </w:instrText>
    </w:r>
    <w:r w:rsidRPr="003C0883">
      <w:rPr>
        <w:rStyle w:val="Nmerodepgina"/>
        <w:rFonts w:ascii="Calibri" w:hAnsi="Calibri" w:cs="Calibri"/>
        <w:sz w:val="14"/>
        <w:szCs w:val="14"/>
      </w:rPr>
      <w:fldChar w:fldCharType="separate"/>
    </w:r>
    <w:r w:rsidR="00FC592F">
      <w:rPr>
        <w:rStyle w:val="Nmerodepgina"/>
        <w:rFonts w:ascii="Calibri" w:hAnsi="Calibri" w:cs="Calibri"/>
        <w:noProof/>
        <w:sz w:val="14"/>
        <w:szCs w:val="14"/>
      </w:rPr>
      <w:t>16</w:t>
    </w:r>
    <w:r w:rsidRPr="003C0883">
      <w:rPr>
        <w:rStyle w:val="Nmerodepgina"/>
        <w:rFonts w:ascii="Calibri" w:hAnsi="Calibri" w:cs="Calibri"/>
        <w:sz w:val="14"/>
        <w:szCs w:val="14"/>
      </w:rPr>
      <w:fldChar w:fldCharType="end"/>
    </w:r>
    <w:r w:rsidR="007755FB" w:rsidRPr="003C0883">
      <w:rPr>
        <w:rStyle w:val="Nmerodepgina"/>
        <w:rFonts w:ascii="Calibri" w:hAnsi="Calibri" w:cs="Calibri"/>
        <w:sz w:val="14"/>
        <w:szCs w:val="14"/>
      </w:rPr>
      <w:t xml:space="preserve"> de </w:t>
    </w:r>
    <w:r w:rsidR="00AC4E5A" w:rsidRPr="003C0883">
      <w:rPr>
        <w:rStyle w:val="Nmerodepgina"/>
        <w:rFonts w:ascii="Calibri" w:hAnsi="Calibri" w:cs="Calibri"/>
        <w:sz w:val="14"/>
        <w:szCs w:val="14"/>
      </w:rPr>
      <w:t>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E7E52A" w14:textId="77777777" w:rsidR="005001EA" w:rsidRDefault="005001EA">
      <w:r>
        <w:separator/>
      </w:r>
    </w:p>
  </w:footnote>
  <w:footnote w:type="continuationSeparator" w:id="0">
    <w:p w14:paraId="50313692" w14:textId="77777777" w:rsidR="005001EA" w:rsidRDefault="005001EA">
      <w:r>
        <w:continuationSeparator/>
      </w:r>
    </w:p>
  </w:footnote>
  <w:footnote w:type="continuationNotice" w:id="1">
    <w:p w14:paraId="324B9409" w14:textId="77777777" w:rsidR="005001EA" w:rsidRDefault="005001EA"/>
  </w:footnote>
  <w:footnote w:id="2">
    <w:p w14:paraId="43C6C91E" w14:textId="59D13E0E" w:rsidR="00F1538C" w:rsidRPr="001D38B2" w:rsidRDefault="00F1538C" w:rsidP="007E325D">
      <w:pPr>
        <w:pStyle w:val="Textodenotaderodap"/>
        <w:jc w:val="both"/>
        <w:rPr>
          <w:rFonts w:ascii="Arial" w:hAnsi="Arial" w:cs="Arial"/>
          <w:sz w:val="18"/>
          <w:szCs w:val="18"/>
        </w:rPr>
      </w:pPr>
      <w:r w:rsidRPr="001D38B2">
        <w:rPr>
          <w:rStyle w:val="Refdenotaderodap"/>
          <w:rFonts w:ascii="Arial" w:hAnsi="Arial" w:cs="Arial"/>
          <w:sz w:val="18"/>
          <w:szCs w:val="18"/>
        </w:rPr>
        <w:footnoteRef/>
      </w:r>
      <w:r w:rsidRPr="001D38B2">
        <w:rPr>
          <w:rFonts w:ascii="Arial" w:hAnsi="Arial" w:cs="Arial"/>
          <w:sz w:val="18"/>
          <w:szCs w:val="18"/>
        </w:rPr>
        <w:t xml:space="preserve"> </w:t>
      </w:r>
      <w:r w:rsidRPr="001D38B2">
        <w:rPr>
          <w:rFonts w:ascii="Arial" w:hAnsi="Arial" w:cs="Arial"/>
          <w:b/>
          <w:bCs/>
          <w:sz w:val="18"/>
          <w:szCs w:val="18"/>
          <w:highlight w:val="yellow"/>
        </w:rPr>
        <w:t>Nota PMA para Oi</w:t>
      </w:r>
      <w:r w:rsidRPr="001D38B2">
        <w:rPr>
          <w:rFonts w:ascii="Arial" w:hAnsi="Arial" w:cs="Arial"/>
          <w:sz w:val="18"/>
          <w:szCs w:val="18"/>
          <w:highlight w:val="yellow"/>
        </w:rPr>
        <w:t xml:space="preserve">: favor confirmar se a totalidade dos imóveis em questão ou se apenas uma parte/área de tais imóveis será </w:t>
      </w:r>
      <w:r w:rsidR="00300749" w:rsidRPr="001D38B2">
        <w:rPr>
          <w:rFonts w:ascii="Arial" w:hAnsi="Arial" w:cs="Arial"/>
          <w:sz w:val="18"/>
          <w:szCs w:val="18"/>
          <w:highlight w:val="yellow"/>
        </w:rPr>
        <w:t>dada em comodato.</w:t>
      </w:r>
      <w:r w:rsidR="0073147E" w:rsidRPr="001D38B2">
        <w:rPr>
          <w:rFonts w:ascii="Arial" w:hAnsi="Arial" w:cs="Arial"/>
          <w:sz w:val="18"/>
          <w:szCs w:val="18"/>
          <w:highlight w:val="yellow"/>
        </w:rPr>
        <w:t>Favor incluir descrição dos imóveis no anexo 2.1.</w:t>
      </w:r>
    </w:p>
  </w:footnote>
  <w:footnote w:id="3">
    <w:p w14:paraId="07CC20DE" w14:textId="4CA230C7" w:rsidR="00F45E06" w:rsidRDefault="00F45E06" w:rsidP="00863C41">
      <w:pPr>
        <w:pStyle w:val="Textodenotaderodap"/>
        <w:jc w:val="both"/>
      </w:pPr>
      <w:r>
        <w:rPr>
          <w:rStyle w:val="Refdenotaderodap"/>
        </w:rPr>
        <w:footnoteRef/>
      </w:r>
      <w:r>
        <w:t xml:space="preserve"> </w:t>
      </w:r>
      <w:r w:rsidRPr="00863C41">
        <w:rPr>
          <w:rFonts w:ascii="Arial" w:hAnsi="Arial" w:cs="Arial"/>
          <w:b/>
          <w:bCs/>
          <w:sz w:val="18"/>
          <w:szCs w:val="18"/>
          <w:highlight w:val="yellow"/>
        </w:rPr>
        <w:t>Nota PMA para Oi</w:t>
      </w:r>
      <w:r w:rsidRPr="00863C41">
        <w:rPr>
          <w:rFonts w:ascii="Arial" w:hAnsi="Arial" w:cs="Arial"/>
          <w:sz w:val="18"/>
          <w:szCs w:val="18"/>
          <w:highlight w:val="yellow"/>
        </w:rPr>
        <w:t>: favor confirmar porque os Imóveis estão sendo dados em comodato ao invés de serem vendidos para Mileto ou para terceiros.</w:t>
      </w:r>
      <w:r>
        <w:t xml:space="preserve"> </w:t>
      </w:r>
    </w:p>
  </w:footnote>
  <w:footnote w:id="4">
    <w:p w14:paraId="26C3FA8D" w14:textId="298D2713" w:rsidR="0046062D" w:rsidRPr="001D38B2" w:rsidRDefault="0046062D" w:rsidP="007E325D">
      <w:pPr>
        <w:pStyle w:val="Textodenotaderodap"/>
        <w:jc w:val="both"/>
        <w:rPr>
          <w:rFonts w:ascii="Arial" w:hAnsi="Arial" w:cs="Arial"/>
          <w:sz w:val="18"/>
          <w:szCs w:val="18"/>
        </w:rPr>
      </w:pPr>
      <w:r w:rsidRPr="001D38B2">
        <w:rPr>
          <w:rStyle w:val="Refdenotaderodap"/>
          <w:rFonts w:ascii="Arial" w:hAnsi="Arial" w:cs="Arial"/>
          <w:sz w:val="18"/>
          <w:szCs w:val="18"/>
        </w:rPr>
        <w:footnoteRef/>
      </w:r>
      <w:r w:rsidRPr="001D38B2">
        <w:rPr>
          <w:rFonts w:ascii="Arial" w:hAnsi="Arial" w:cs="Arial"/>
          <w:sz w:val="18"/>
          <w:szCs w:val="18"/>
        </w:rPr>
        <w:t xml:space="preserve"> NTD: data que seja 10 anos contados da Data do Fechamento. </w:t>
      </w:r>
    </w:p>
  </w:footnote>
  <w:footnote w:id="5">
    <w:p w14:paraId="733C13F9" w14:textId="7B026A14" w:rsidR="00640F93" w:rsidRDefault="00640F93" w:rsidP="00863C41">
      <w:pPr>
        <w:pStyle w:val="Textodenotaderodap"/>
        <w:jc w:val="both"/>
      </w:pPr>
      <w:r>
        <w:rPr>
          <w:rStyle w:val="Refdenotaderodap"/>
        </w:rPr>
        <w:footnoteRef/>
      </w:r>
      <w:r>
        <w:t xml:space="preserve"> </w:t>
      </w:r>
      <w:r w:rsidRPr="00863C41">
        <w:rPr>
          <w:rFonts w:ascii="Arial" w:hAnsi="Arial" w:cs="Arial"/>
          <w:b/>
          <w:bCs/>
          <w:sz w:val="18"/>
          <w:szCs w:val="18"/>
          <w:highlight w:val="yellow"/>
        </w:rPr>
        <w:t>Nota PMA para Oi:</w:t>
      </w:r>
      <w:r w:rsidRPr="00863C41">
        <w:rPr>
          <w:rFonts w:ascii="Arial" w:hAnsi="Arial" w:cs="Arial"/>
          <w:sz w:val="18"/>
          <w:szCs w:val="18"/>
          <w:highlight w:val="yellow"/>
        </w:rPr>
        <w:t xml:space="preserve"> favor confirmar se os Custos serão 100% arcados pela</w:t>
      </w:r>
      <w:r w:rsidR="006637B7" w:rsidRPr="00863C41">
        <w:rPr>
          <w:rFonts w:ascii="Arial" w:hAnsi="Arial" w:cs="Arial"/>
          <w:sz w:val="18"/>
          <w:szCs w:val="18"/>
          <w:highlight w:val="yellow"/>
        </w:rPr>
        <w:t xml:space="preserve"> SPE ou se </w:t>
      </w:r>
      <w:r w:rsidR="00A161F9" w:rsidRPr="00863C41">
        <w:rPr>
          <w:rFonts w:ascii="Arial" w:hAnsi="Arial" w:cs="Arial"/>
          <w:sz w:val="18"/>
          <w:szCs w:val="18"/>
          <w:highlight w:val="yellow"/>
        </w:rPr>
        <w:t xml:space="preserve">devemos prever algum rateio. Em caso de rateio, favor confirmar </w:t>
      </w:r>
      <w:r w:rsidR="00532BE8" w:rsidRPr="00863C41">
        <w:rPr>
          <w:rFonts w:ascii="Arial" w:hAnsi="Arial" w:cs="Arial"/>
          <w:sz w:val="18"/>
          <w:szCs w:val="18"/>
          <w:highlight w:val="yellow"/>
        </w:rPr>
        <w:t>qual será a proporção assumida por cada uma das Partes em relação ao</w:t>
      </w:r>
      <w:r w:rsidR="004167A4" w:rsidRPr="00863C41">
        <w:rPr>
          <w:rFonts w:ascii="Arial" w:hAnsi="Arial" w:cs="Arial"/>
          <w:sz w:val="18"/>
          <w:szCs w:val="18"/>
          <w:highlight w:val="yellow"/>
        </w:rPr>
        <w:t xml:space="preserve"> cada um dos Custos.</w:t>
      </w:r>
      <w:r w:rsidR="004167A4">
        <w:t xml:space="preserve"> </w:t>
      </w:r>
    </w:p>
  </w:footnote>
  <w:footnote w:id="6">
    <w:p w14:paraId="6E021A01" w14:textId="6633A11F" w:rsidR="00511DB1" w:rsidRPr="001D38B2" w:rsidRDefault="00511DB1" w:rsidP="007E325D">
      <w:pPr>
        <w:pStyle w:val="Textodenotaderodap"/>
        <w:jc w:val="both"/>
        <w:rPr>
          <w:rFonts w:ascii="Arial" w:hAnsi="Arial" w:cs="Arial"/>
          <w:sz w:val="18"/>
          <w:szCs w:val="18"/>
        </w:rPr>
      </w:pPr>
      <w:r w:rsidRPr="001D38B2">
        <w:rPr>
          <w:rStyle w:val="Refdenotaderodap"/>
          <w:rFonts w:ascii="Arial" w:hAnsi="Arial" w:cs="Arial"/>
          <w:sz w:val="18"/>
          <w:szCs w:val="18"/>
        </w:rPr>
        <w:footnoteRef/>
      </w:r>
      <w:r w:rsidRPr="001D38B2">
        <w:rPr>
          <w:rFonts w:ascii="Arial" w:hAnsi="Arial" w:cs="Arial"/>
          <w:sz w:val="18"/>
          <w:szCs w:val="18"/>
        </w:rPr>
        <w:t xml:space="preserve"> </w:t>
      </w:r>
      <w:r w:rsidRPr="001D38B2">
        <w:rPr>
          <w:rFonts w:ascii="Arial" w:hAnsi="Arial" w:cs="Arial"/>
          <w:b/>
          <w:bCs/>
          <w:sz w:val="18"/>
          <w:szCs w:val="18"/>
          <w:highlight w:val="yellow"/>
        </w:rPr>
        <w:t>Nota PMA para Oi</w:t>
      </w:r>
      <w:r w:rsidRPr="001D38B2">
        <w:rPr>
          <w:rFonts w:ascii="Arial" w:hAnsi="Arial" w:cs="Arial"/>
          <w:sz w:val="18"/>
          <w:szCs w:val="18"/>
          <w:highlight w:val="yellow"/>
        </w:rPr>
        <w:t>: favor confirmar se nos imóveis alguma infraestrutura que será usada pela Comodatária e com relação à qual tenhamos que endereçar eventuais custos neste comodato.</w:t>
      </w:r>
    </w:p>
  </w:footnote>
  <w:footnote w:id="7">
    <w:p w14:paraId="1D929681" w14:textId="55AEA6AA" w:rsidR="0060106A" w:rsidRPr="00863C41" w:rsidRDefault="0060106A" w:rsidP="00863C41">
      <w:pPr>
        <w:pStyle w:val="Textodenotaderodap"/>
        <w:jc w:val="both"/>
        <w:rPr>
          <w:rFonts w:ascii="Arial" w:hAnsi="Arial" w:cs="Arial"/>
          <w:sz w:val="18"/>
          <w:szCs w:val="18"/>
        </w:rPr>
      </w:pPr>
      <w:r w:rsidRPr="00863C41">
        <w:rPr>
          <w:rStyle w:val="Refdenotaderodap"/>
          <w:rFonts w:ascii="Arial" w:hAnsi="Arial" w:cs="Arial"/>
          <w:sz w:val="18"/>
          <w:szCs w:val="18"/>
        </w:rPr>
        <w:footnoteRef/>
      </w:r>
      <w:r w:rsidRPr="00863C41">
        <w:rPr>
          <w:rFonts w:ascii="Arial" w:hAnsi="Arial" w:cs="Arial"/>
          <w:sz w:val="18"/>
          <w:szCs w:val="18"/>
        </w:rPr>
        <w:t xml:space="preserve"> </w:t>
      </w:r>
      <w:r w:rsidRPr="00863C41">
        <w:rPr>
          <w:rFonts w:ascii="Arial" w:hAnsi="Arial" w:cs="Arial"/>
          <w:b/>
          <w:bCs/>
          <w:sz w:val="18"/>
          <w:szCs w:val="18"/>
          <w:highlight w:val="yellow"/>
        </w:rPr>
        <w:t>Nota PMA para Oi</w:t>
      </w:r>
      <w:r w:rsidRPr="00863C41">
        <w:rPr>
          <w:rFonts w:ascii="Arial" w:hAnsi="Arial" w:cs="Arial"/>
          <w:sz w:val="18"/>
          <w:szCs w:val="18"/>
          <w:highlight w:val="yellow"/>
        </w:rPr>
        <w:t>: favor confirmar se a mecânica sugerida funciona.</w:t>
      </w:r>
    </w:p>
  </w:footnote>
  <w:footnote w:id="8">
    <w:p w14:paraId="4276AD09" w14:textId="1529623C" w:rsidR="00203DA9" w:rsidRPr="00863C41" w:rsidRDefault="00203DA9" w:rsidP="00863C41">
      <w:pPr>
        <w:pStyle w:val="Textodenotaderodap"/>
        <w:jc w:val="both"/>
        <w:rPr>
          <w:rFonts w:ascii="Arial" w:hAnsi="Arial" w:cs="Arial"/>
          <w:sz w:val="18"/>
          <w:szCs w:val="18"/>
          <w:highlight w:val="yellow"/>
        </w:rPr>
      </w:pPr>
      <w:r w:rsidRPr="00863C41">
        <w:rPr>
          <w:rStyle w:val="Refdenotaderodap"/>
          <w:rFonts w:ascii="Arial" w:hAnsi="Arial" w:cs="Arial"/>
          <w:sz w:val="18"/>
          <w:szCs w:val="18"/>
        </w:rPr>
        <w:footnoteRef/>
      </w:r>
      <w:r w:rsidRPr="00863C41">
        <w:rPr>
          <w:rFonts w:ascii="Arial" w:hAnsi="Arial" w:cs="Arial"/>
          <w:sz w:val="18"/>
          <w:szCs w:val="18"/>
        </w:rPr>
        <w:t xml:space="preserve"> </w:t>
      </w:r>
      <w:r w:rsidRPr="00863C41">
        <w:rPr>
          <w:rFonts w:ascii="Arial" w:hAnsi="Arial" w:cs="Arial"/>
          <w:b/>
          <w:bCs/>
          <w:sz w:val="18"/>
          <w:szCs w:val="18"/>
          <w:highlight w:val="yellow"/>
        </w:rPr>
        <w:t>Nota PMA para Oi</w:t>
      </w:r>
      <w:r w:rsidRPr="00863C41">
        <w:rPr>
          <w:rFonts w:ascii="Arial" w:hAnsi="Arial" w:cs="Arial"/>
          <w:sz w:val="18"/>
          <w:szCs w:val="18"/>
          <w:highlight w:val="yellow"/>
        </w:rPr>
        <w:t xml:space="preserve">: favor confirmar aplicabilidade. </w:t>
      </w:r>
    </w:p>
  </w:footnote>
  <w:footnote w:id="9">
    <w:p w14:paraId="1A3D2C5D" w14:textId="7B6C7E61" w:rsidR="008919BA" w:rsidRPr="00863C41" w:rsidRDefault="008919BA" w:rsidP="00863C41">
      <w:pPr>
        <w:pStyle w:val="Textodenotaderodap"/>
        <w:jc w:val="both"/>
        <w:rPr>
          <w:rFonts w:ascii="Arial" w:hAnsi="Arial" w:cs="Arial"/>
          <w:sz w:val="18"/>
          <w:szCs w:val="18"/>
        </w:rPr>
      </w:pPr>
      <w:r w:rsidRPr="00863C41">
        <w:rPr>
          <w:rFonts w:ascii="Arial" w:hAnsi="Arial" w:cs="Arial"/>
          <w:sz w:val="18"/>
          <w:szCs w:val="18"/>
          <w:highlight w:val="yellow"/>
        </w:rPr>
        <w:footnoteRef/>
      </w:r>
      <w:r w:rsidRPr="00863C41">
        <w:rPr>
          <w:rFonts w:ascii="Arial" w:hAnsi="Arial" w:cs="Arial"/>
          <w:sz w:val="18"/>
          <w:szCs w:val="18"/>
          <w:highlight w:val="yellow"/>
        </w:rPr>
        <w:t xml:space="preserve"> </w:t>
      </w:r>
      <w:r w:rsidRPr="00863C41">
        <w:rPr>
          <w:rFonts w:ascii="Arial" w:hAnsi="Arial" w:cs="Arial"/>
          <w:b/>
          <w:bCs/>
          <w:sz w:val="18"/>
          <w:szCs w:val="18"/>
          <w:highlight w:val="yellow"/>
        </w:rPr>
        <w:t>Nota PMA para Oi</w:t>
      </w:r>
      <w:r w:rsidRPr="00863C41">
        <w:rPr>
          <w:rFonts w:ascii="Arial" w:hAnsi="Arial" w:cs="Arial"/>
          <w:sz w:val="18"/>
          <w:szCs w:val="18"/>
          <w:highlight w:val="yellow"/>
        </w:rPr>
        <w:t xml:space="preserve">: favor confirmar se devemos prever alguma multa por rescisão </w:t>
      </w:r>
      <w:r w:rsidR="005836F4">
        <w:rPr>
          <w:rFonts w:ascii="Arial" w:hAnsi="Arial" w:cs="Arial"/>
          <w:sz w:val="18"/>
          <w:szCs w:val="18"/>
          <w:highlight w:val="yellow"/>
        </w:rPr>
        <w:t>antes do fim do prazo de vigência</w:t>
      </w:r>
      <w:r w:rsidRPr="00863C41">
        <w:rPr>
          <w:rFonts w:ascii="Arial" w:hAnsi="Arial" w:cs="Arial"/>
          <w:sz w:val="18"/>
          <w:szCs w:val="18"/>
          <w:highlight w:val="yellow"/>
        </w:rPr>
        <w:t xml:space="preserve">. </w:t>
      </w:r>
      <w:r w:rsidR="001D38B2" w:rsidRPr="00863C41">
        <w:rPr>
          <w:rFonts w:ascii="Arial" w:hAnsi="Arial" w:cs="Arial"/>
          <w:sz w:val="18"/>
          <w:szCs w:val="18"/>
          <w:highlight w:val="yellow"/>
        </w:rPr>
        <w:t>A princípio, nos parece que pelo comodato ser sem custo, não seria pertinente incluir multa por rescisão antecipada.</w:t>
      </w:r>
      <w:r w:rsidR="001D38B2" w:rsidRPr="00863C41">
        <w:rPr>
          <w:rFonts w:ascii="Arial" w:hAnsi="Arial" w:cs="Arial"/>
          <w:sz w:val="18"/>
          <w:szCs w:val="18"/>
        </w:rPr>
        <w:t xml:space="preserve"> </w:t>
      </w:r>
      <w:ins w:id="21" w:author="Daniella Geszikter Ventura" w:date="2024-12-30T15:53:00Z">
        <w:r w:rsidR="00FC592F">
          <w:rPr>
            <w:rFonts w:ascii="Arial" w:hAnsi="Arial" w:cs="Arial"/>
            <w:sz w:val="18"/>
            <w:szCs w:val="18"/>
          </w:rPr>
          <w:t xml:space="preserve">Concordo. </w:t>
        </w:r>
      </w:ins>
      <w:bookmarkStart w:id="22" w:name="_GoBack"/>
      <w:bookmarkEnd w:id="22"/>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69AB3" w14:textId="77777777" w:rsidR="004A3160" w:rsidRDefault="004A3160" w:rsidP="004A3160">
    <w:pPr>
      <w:pStyle w:val="Cabealho"/>
      <w:jc w:val="right"/>
      <w:rPr>
        <w:rFonts w:ascii="Arial" w:hAnsi="Arial" w:cs="Arial"/>
        <w:b/>
        <w:bCs/>
      </w:rPr>
    </w:pPr>
    <w:r w:rsidRPr="00121291">
      <w:rPr>
        <w:rFonts w:ascii="Arial" w:hAnsi="Arial" w:cs="Arial"/>
        <w:b/>
        <w:bCs/>
      </w:rPr>
      <w:t>CONFIDENCIAL</w:t>
    </w:r>
  </w:p>
  <w:p w14:paraId="63398F5B" w14:textId="1BE07866" w:rsidR="004A3160" w:rsidRPr="00121291" w:rsidRDefault="004A3160" w:rsidP="004A3160">
    <w:pPr>
      <w:pStyle w:val="Cabealho"/>
      <w:jc w:val="right"/>
      <w:rPr>
        <w:rFonts w:ascii="Arial" w:hAnsi="Arial" w:cs="Arial"/>
        <w:b/>
        <w:bCs/>
      </w:rPr>
    </w:pPr>
    <w:r w:rsidRPr="00121291">
      <w:rPr>
        <w:rFonts w:ascii="Arial" w:hAnsi="Arial" w:cs="Arial"/>
        <w:b/>
        <w:bCs/>
      </w:rPr>
      <w:t>Minuta</w:t>
    </w:r>
    <w:r>
      <w:rPr>
        <w:rFonts w:ascii="Arial" w:hAnsi="Arial" w:cs="Arial"/>
        <w:b/>
        <w:bCs/>
      </w:rPr>
      <w:t xml:space="preserve"> </w:t>
    </w:r>
    <w:r w:rsidRPr="00121291">
      <w:rPr>
        <w:rFonts w:ascii="Arial" w:hAnsi="Arial" w:cs="Arial"/>
        <w:b/>
        <w:bCs/>
      </w:rPr>
      <w:t>PMA</w:t>
    </w:r>
    <w:r>
      <w:rPr>
        <w:rFonts w:ascii="Arial" w:hAnsi="Arial" w:cs="Arial"/>
        <w:b/>
        <w:bCs/>
      </w:rPr>
      <w:t xml:space="preserve"> </w:t>
    </w:r>
    <w:r w:rsidRPr="00121291">
      <w:rPr>
        <w:rFonts w:ascii="Arial" w:hAnsi="Arial" w:cs="Arial"/>
        <w:b/>
        <w:bCs/>
      </w:rPr>
      <w:t>– 2</w:t>
    </w:r>
    <w:r>
      <w:rPr>
        <w:rFonts w:ascii="Arial" w:hAnsi="Arial" w:cs="Arial"/>
        <w:b/>
        <w:bCs/>
      </w:rPr>
      <w:t>7</w:t>
    </w:r>
    <w:r w:rsidRPr="00121291">
      <w:rPr>
        <w:rFonts w:ascii="Arial" w:hAnsi="Arial" w:cs="Arial"/>
        <w:b/>
        <w:bCs/>
      </w:rPr>
      <w:t>.12.2024</w:t>
    </w:r>
  </w:p>
  <w:p w14:paraId="3AC0760F" w14:textId="77777777" w:rsidR="004A3160" w:rsidRDefault="004A316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25E30"/>
    <w:multiLevelType w:val="multilevel"/>
    <w:tmpl w:val="D89C691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65"/>
        </w:tabs>
        <w:ind w:left="465" w:hanging="46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 w15:restartNumberingAfterBreak="0">
    <w:nsid w:val="118E2A77"/>
    <w:multiLevelType w:val="multilevel"/>
    <w:tmpl w:val="C95A0B02"/>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0A788E"/>
    <w:multiLevelType w:val="hybridMultilevel"/>
    <w:tmpl w:val="64DE186E"/>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2F01A2"/>
    <w:multiLevelType w:val="hybridMultilevel"/>
    <w:tmpl w:val="EEA6DF9A"/>
    <w:lvl w:ilvl="0" w:tplc="AE7E9E30">
      <w:start w:val="1"/>
      <w:numFmt w:val="upp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A044E9B"/>
    <w:multiLevelType w:val="multilevel"/>
    <w:tmpl w:val="1E76EFFA"/>
    <w:lvl w:ilvl="0">
      <w:start w:val="10"/>
      <w:numFmt w:val="decimal"/>
      <w:lvlText w:val="%1."/>
      <w:lvlJc w:val="left"/>
      <w:pPr>
        <w:tabs>
          <w:tab w:val="num" w:pos="564"/>
        </w:tabs>
        <w:ind w:left="564" w:hanging="564"/>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279C4AA9"/>
    <w:multiLevelType w:val="multilevel"/>
    <w:tmpl w:val="1122CC7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2C331E9"/>
    <w:multiLevelType w:val="hybridMultilevel"/>
    <w:tmpl w:val="6E201C1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3E6148C3"/>
    <w:multiLevelType w:val="multilevel"/>
    <w:tmpl w:val="E14E0A0E"/>
    <w:lvl w:ilvl="0">
      <w:start w:val="1"/>
      <w:numFmt w:val="upperRoman"/>
      <w:lvlText w:val="CAPÍTULO %1"/>
      <w:lvlJc w:val="left"/>
      <w:pPr>
        <w:ind w:left="8866" w:hanging="360"/>
      </w:pPr>
      <w:rPr>
        <w:rFonts w:hint="default"/>
        <w:b/>
        <w:bCs w:val="0"/>
        <w:u w:val="single"/>
      </w:rPr>
    </w:lvl>
    <w:lvl w:ilvl="1">
      <w:start w:val="1"/>
      <w:numFmt w:val="decimal"/>
      <w:isLgl/>
      <w:lvlText w:val="%1.%2."/>
      <w:lvlJc w:val="left"/>
      <w:pPr>
        <w:ind w:left="360" w:hanging="360"/>
      </w:pPr>
      <w:rPr>
        <w:rFonts w:ascii="Arial" w:hAnsi="Arial" w:cs="Arial" w:hint="default"/>
        <w:b/>
        <w:bCs/>
        <w:sz w:val="23"/>
        <w:szCs w:val="23"/>
      </w:rPr>
    </w:lvl>
    <w:lvl w:ilvl="2">
      <w:start w:val="1"/>
      <w:numFmt w:val="decimal"/>
      <w:isLgl/>
      <w:lvlText w:val="%1.%2.%3."/>
      <w:lvlJc w:val="left"/>
      <w:pPr>
        <w:ind w:left="720" w:hanging="720"/>
      </w:pPr>
      <w:rPr>
        <w:rFonts w:hint="default"/>
        <w:b w:val="0"/>
      </w:rPr>
    </w:lvl>
    <w:lvl w:ilvl="3">
      <w:start w:val="1"/>
      <w:numFmt w:val="decimal"/>
      <w:isLgl/>
      <w:lvlText w:val="%1.%2.%3.%4."/>
      <w:lvlJc w:val="left"/>
      <w:pPr>
        <w:ind w:left="862"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03C5C1B"/>
    <w:multiLevelType w:val="multilevel"/>
    <w:tmpl w:val="17FA5A7E"/>
    <w:lvl w:ilvl="0">
      <w:start w:val="1"/>
      <w:numFmt w:val="decimal"/>
      <w:lvlText w:val="%1"/>
      <w:lvlJc w:val="left"/>
      <w:pPr>
        <w:ind w:left="959" w:hanging="680"/>
      </w:pPr>
      <w:rPr>
        <w:rFonts w:ascii="Tahoma" w:eastAsia="Calibri" w:hAnsi="Tahoma" w:cs="Tahoma" w:hint="default"/>
        <w:b/>
        <w:bCs/>
        <w:w w:val="100"/>
        <w:sz w:val="22"/>
        <w:szCs w:val="22"/>
        <w:lang w:val="pt-PT" w:eastAsia="en-US" w:bidi="ar-SA"/>
      </w:rPr>
    </w:lvl>
    <w:lvl w:ilvl="1">
      <w:start w:val="1"/>
      <w:numFmt w:val="decimal"/>
      <w:lvlText w:val="%1.%2"/>
      <w:lvlJc w:val="left"/>
      <w:pPr>
        <w:ind w:left="959" w:hanging="680"/>
      </w:pPr>
      <w:rPr>
        <w:rFonts w:ascii="Tahoma" w:eastAsia="Calibri" w:hAnsi="Tahoma" w:cs="Tahoma" w:hint="default"/>
        <w:b/>
        <w:bCs/>
        <w:spacing w:val="-2"/>
        <w:w w:val="100"/>
        <w:sz w:val="22"/>
        <w:szCs w:val="22"/>
        <w:lang w:val="pt-PT" w:eastAsia="en-US" w:bidi="ar-SA"/>
      </w:rPr>
    </w:lvl>
    <w:lvl w:ilvl="2">
      <w:start w:val="1"/>
      <w:numFmt w:val="decimal"/>
      <w:lvlText w:val="%1.%2.%3"/>
      <w:lvlJc w:val="left"/>
      <w:pPr>
        <w:ind w:left="1641" w:hanging="682"/>
      </w:pPr>
      <w:rPr>
        <w:rFonts w:ascii="Tahoma" w:eastAsia="Calibri" w:hAnsi="Tahoma" w:cs="Tahoma" w:hint="default"/>
        <w:b/>
        <w:bCs/>
        <w:spacing w:val="-2"/>
        <w:w w:val="100"/>
        <w:sz w:val="22"/>
        <w:szCs w:val="22"/>
        <w:lang w:val="pt-PT" w:eastAsia="en-US" w:bidi="ar-SA"/>
      </w:rPr>
    </w:lvl>
    <w:lvl w:ilvl="3">
      <w:numFmt w:val="bullet"/>
      <w:lvlText w:val="•"/>
      <w:lvlJc w:val="left"/>
      <w:pPr>
        <w:ind w:left="3320" w:hanging="682"/>
      </w:pPr>
      <w:rPr>
        <w:lang w:val="pt-PT" w:eastAsia="en-US" w:bidi="ar-SA"/>
      </w:rPr>
    </w:lvl>
    <w:lvl w:ilvl="4">
      <w:numFmt w:val="bullet"/>
      <w:lvlText w:val="•"/>
      <w:lvlJc w:val="left"/>
      <w:pPr>
        <w:ind w:left="4160" w:hanging="682"/>
      </w:pPr>
      <w:rPr>
        <w:lang w:val="pt-PT" w:eastAsia="en-US" w:bidi="ar-SA"/>
      </w:rPr>
    </w:lvl>
    <w:lvl w:ilvl="5">
      <w:numFmt w:val="bullet"/>
      <w:lvlText w:val="•"/>
      <w:lvlJc w:val="left"/>
      <w:pPr>
        <w:ind w:left="5000" w:hanging="682"/>
      </w:pPr>
      <w:rPr>
        <w:lang w:val="pt-PT" w:eastAsia="en-US" w:bidi="ar-SA"/>
      </w:rPr>
    </w:lvl>
    <w:lvl w:ilvl="6">
      <w:numFmt w:val="bullet"/>
      <w:lvlText w:val="•"/>
      <w:lvlJc w:val="left"/>
      <w:pPr>
        <w:ind w:left="5840" w:hanging="682"/>
      </w:pPr>
      <w:rPr>
        <w:lang w:val="pt-PT" w:eastAsia="en-US" w:bidi="ar-SA"/>
      </w:rPr>
    </w:lvl>
    <w:lvl w:ilvl="7">
      <w:numFmt w:val="bullet"/>
      <w:lvlText w:val="•"/>
      <w:lvlJc w:val="left"/>
      <w:pPr>
        <w:ind w:left="6680" w:hanging="682"/>
      </w:pPr>
      <w:rPr>
        <w:lang w:val="pt-PT" w:eastAsia="en-US" w:bidi="ar-SA"/>
      </w:rPr>
    </w:lvl>
    <w:lvl w:ilvl="8">
      <w:numFmt w:val="bullet"/>
      <w:lvlText w:val="•"/>
      <w:lvlJc w:val="left"/>
      <w:pPr>
        <w:ind w:left="7520" w:hanging="682"/>
      </w:pPr>
      <w:rPr>
        <w:lang w:val="pt-PT" w:eastAsia="en-US" w:bidi="ar-SA"/>
      </w:rPr>
    </w:lvl>
  </w:abstractNum>
  <w:abstractNum w:abstractNumId="9" w15:restartNumberingAfterBreak="0">
    <w:nsid w:val="55817674"/>
    <w:multiLevelType w:val="multilevel"/>
    <w:tmpl w:val="22B03C8E"/>
    <w:lvl w:ilvl="0">
      <w:start w:val="1"/>
      <w:numFmt w:val="decimal"/>
      <w:lvlText w:val="%1"/>
      <w:lvlJc w:val="left"/>
      <w:pPr>
        <w:ind w:left="435" w:hanging="435"/>
      </w:pPr>
      <w:rPr>
        <w:rFonts w:hint="default"/>
      </w:rPr>
    </w:lvl>
    <w:lvl w:ilvl="1">
      <w:start w:val="1"/>
      <w:numFmt w:val="decimal"/>
      <w:lvlText w:val="%1.%2"/>
      <w:lvlJc w:val="left"/>
      <w:pPr>
        <w:ind w:left="495" w:hanging="435"/>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10" w15:restartNumberingAfterBreak="0">
    <w:nsid w:val="59043BF7"/>
    <w:multiLevelType w:val="hybridMultilevel"/>
    <w:tmpl w:val="6E201C18"/>
    <w:lvl w:ilvl="0" w:tplc="A6A44F60">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A0C41DD"/>
    <w:multiLevelType w:val="hybridMultilevel"/>
    <w:tmpl w:val="07FC915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5DA26AA8"/>
    <w:multiLevelType w:val="multilevel"/>
    <w:tmpl w:val="EC4CE1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01556C7"/>
    <w:multiLevelType w:val="hybridMultilevel"/>
    <w:tmpl w:val="B754BF2E"/>
    <w:lvl w:ilvl="0" w:tplc="161EE61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8DE68D7"/>
    <w:multiLevelType w:val="hybridMultilevel"/>
    <w:tmpl w:val="864EFD44"/>
    <w:lvl w:ilvl="0" w:tplc="C684738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7A3A44BD"/>
    <w:multiLevelType w:val="hybridMultilevel"/>
    <w:tmpl w:val="9E16238A"/>
    <w:lvl w:ilvl="0" w:tplc="AE7E9E30">
      <w:start w:val="1"/>
      <w:numFmt w:val="upperLetter"/>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0"/>
  </w:num>
  <w:num w:numId="3">
    <w:abstractNumId w:val="11"/>
  </w:num>
  <w:num w:numId="4">
    <w:abstractNumId w:val="2"/>
  </w:num>
  <w:num w:numId="5">
    <w:abstractNumId w:val="9"/>
  </w:num>
  <w:num w:numId="6">
    <w:abstractNumId w:val="4"/>
  </w:num>
  <w:num w:numId="7">
    <w:abstractNumId w:val="13"/>
  </w:num>
  <w:num w:numId="8">
    <w:abstractNumId w:val="12"/>
  </w:num>
  <w:num w:numId="9">
    <w:abstractNumId w:val="1"/>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15"/>
  </w:num>
  <w:num w:numId="13">
    <w:abstractNumId w:val="3"/>
  </w:num>
  <w:num w:numId="14">
    <w:abstractNumId w:val="10"/>
  </w:num>
  <w:num w:numId="15">
    <w:abstractNumId w:val="6"/>
  </w:num>
  <w:num w:numId="16">
    <w:abstractNumId w:val="7"/>
  </w:num>
  <w:num w:numId="17">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aniella Geszikter Ventura">
    <w15:presenceInfo w15:providerId="AD" w15:userId="S-1-5-21-2510834117-3989145448-3250131581-431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0EE"/>
    <w:rsid w:val="0000050F"/>
    <w:rsid w:val="000029FE"/>
    <w:rsid w:val="00004A08"/>
    <w:rsid w:val="00005D8E"/>
    <w:rsid w:val="0000745F"/>
    <w:rsid w:val="00010029"/>
    <w:rsid w:val="0001194D"/>
    <w:rsid w:val="000151B3"/>
    <w:rsid w:val="000247FC"/>
    <w:rsid w:val="00035918"/>
    <w:rsid w:val="000420AA"/>
    <w:rsid w:val="0004294A"/>
    <w:rsid w:val="00052DD7"/>
    <w:rsid w:val="000531D2"/>
    <w:rsid w:val="00070E10"/>
    <w:rsid w:val="00075709"/>
    <w:rsid w:val="000815EC"/>
    <w:rsid w:val="00082626"/>
    <w:rsid w:val="00083B07"/>
    <w:rsid w:val="00085675"/>
    <w:rsid w:val="00087018"/>
    <w:rsid w:val="00091CD1"/>
    <w:rsid w:val="00092521"/>
    <w:rsid w:val="000B284D"/>
    <w:rsid w:val="000B2C39"/>
    <w:rsid w:val="000B70F7"/>
    <w:rsid w:val="000C56E6"/>
    <w:rsid w:val="000D5070"/>
    <w:rsid w:val="000D57C2"/>
    <w:rsid w:val="000D7338"/>
    <w:rsid w:val="000E2A75"/>
    <w:rsid w:val="000E38F1"/>
    <w:rsid w:val="000E5F17"/>
    <w:rsid w:val="000F04D6"/>
    <w:rsid w:val="000F0EDA"/>
    <w:rsid w:val="000F370A"/>
    <w:rsid w:val="000F4E4C"/>
    <w:rsid w:val="000F7A90"/>
    <w:rsid w:val="0010262A"/>
    <w:rsid w:val="00112882"/>
    <w:rsid w:val="0011331D"/>
    <w:rsid w:val="001210B0"/>
    <w:rsid w:val="001262B5"/>
    <w:rsid w:val="00133D63"/>
    <w:rsid w:val="00134BAE"/>
    <w:rsid w:val="00136413"/>
    <w:rsid w:val="00137B4E"/>
    <w:rsid w:val="0014328E"/>
    <w:rsid w:val="00146503"/>
    <w:rsid w:val="001510CE"/>
    <w:rsid w:val="001544F7"/>
    <w:rsid w:val="001566BF"/>
    <w:rsid w:val="00166028"/>
    <w:rsid w:val="001763E4"/>
    <w:rsid w:val="0018301A"/>
    <w:rsid w:val="00196BFF"/>
    <w:rsid w:val="001A23D2"/>
    <w:rsid w:val="001A79D4"/>
    <w:rsid w:val="001B2873"/>
    <w:rsid w:val="001B653E"/>
    <w:rsid w:val="001B7B18"/>
    <w:rsid w:val="001D38B2"/>
    <w:rsid w:val="001D73B8"/>
    <w:rsid w:val="001D78B8"/>
    <w:rsid w:val="001E11DF"/>
    <w:rsid w:val="00203DA9"/>
    <w:rsid w:val="0020420B"/>
    <w:rsid w:val="0021173D"/>
    <w:rsid w:val="00215313"/>
    <w:rsid w:val="00223066"/>
    <w:rsid w:val="0022441C"/>
    <w:rsid w:val="00234736"/>
    <w:rsid w:val="00237B5F"/>
    <w:rsid w:val="00244116"/>
    <w:rsid w:val="002518ED"/>
    <w:rsid w:val="00252B1E"/>
    <w:rsid w:val="0025343E"/>
    <w:rsid w:val="00253C3B"/>
    <w:rsid w:val="00253CF3"/>
    <w:rsid w:val="00255106"/>
    <w:rsid w:val="00256FF7"/>
    <w:rsid w:val="002618DB"/>
    <w:rsid w:val="00267176"/>
    <w:rsid w:val="002700C2"/>
    <w:rsid w:val="002715FB"/>
    <w:rsid w:val="0027632C"/>
    <w:rsid w:val="0028067F"/>
    <w:rsid w:val="002811D1"/>
    <w:rsid w:val="00285F24"/>
    <w:rsid w:val="00294AE9"/>
    <w:rsid w:val="002B36F1"/>
    <w:rsid w:val="002D10CE"/>
    <w:rsid w:val="002D27B0"/>
    <w:rsid w:val="002D5253"/>
    <w:rsid w:val="002F2D1D"/>
    <w:rsid w:val="002F58F3"/>
    <w:rsid w:val="002F5C87"/>
    <w:rsid w:val="00300142"/>
    <w:rsid w:val="00300749"/>
    <w:rsid w:val="00310972"/>
    <w:rsid w:val="0031380D"/>
    <w:rsid w:val="00314F71"/>
    <w:rsid w:val="003212E3"/>
    <w:rsid w:val="00321465"/>
    <w:rsid w:val="00324CA8"/>
    <w:rsid w:val="0033419F"/>
    <w:rsid w:val="00336BAE"/>
    <w:rsid w:val="00343B44"/>
    <w:rsid w:val="0034469F"/>
    <w:rsid w:val="0036370F"/>
    <w:rsid w:val="00365973"/>
    <w:rsid w:val="00365A16"/>
    <w:rsid w:val="00372009"/>
    <w:rsid w:val="00372683"/>
    <w:rsid w:val="00373B82"/>
    <w:rsid w:val="0037410E"/>
    <w:rsid w:val="00381B66"/>
    <w:rsid w:val="00386AF2"/>
    <w:rsid w:val="00387A69"/>
    <w:rsid w:val="0039173F"/>
    <w:rsid w:val="003A6DFF"/>
    <w:rsid w:val="003A7513"/>
    <w:rsid w:val="003B3F6F"/>
    <w:rsid w:val="003B4316"/>
    <w:rsid w:val="003B677D"/>
    <w:rsid w:val="003C0883"/>
    <w:rsid w:val="003D0D99"/>
    <w:rsid w:val="003D531B"/>
    <w:rsid w:val="003E0A36"/>
    <w:rsid w:val="003E0EA3"/>
    <w:rsid w:val="003E2B00"/>
    <w:rsid w:val="003F0B57"/>
    <w:rsid w:val="003F1A24"/>
    <w:rsid w:val="00413324"/>
    <w:rsid w:val="004167A4"/>
    <w:rsid w:val="0042318D"/>
    <w:rsid w:val="00430DDB"/>
    <w:rsid w:val="00432968"/>
    <w:rsid w:val="0043470E"/>
    <w:rsid w:val="0043579C"/>
    <w:rsid w:val="004431E3"/>
    <w:rsid w:val="00445E97"/>
    <w:rsid w:val="00451E13"/>
    <w:rsid w:val="0046062D"/>
    <w:rsid w:val="0046262A"/>
    <w:rsid w:val="00465FC5"/>
    <w:rsid w:val="004660EE"/>
    <w:rsid w:val="004671F5"/>
    <w:rsid w:val="00472460"/>
    <w:rsid w:val="0048604F"/>
    <w:rsid w:val="00490535"/>
    <w:rsid w:val="004A3160"/>
    <w:rsid w:val="004A4718"/>
    <w:rsid w:val="004A6B52"/>
    <w:rsid w:val="004B5F3C"/>
    <w:rsid w:val="004C171C"/>
    <w:rsid w:val="004C3D4F"/>
    <w:rsid w:val="004D0B26"/>
    <w:rsid w:val="004D493E"/>
    <w:rsid w:val="004D4B16"/>
    <w:rsid w:val="004E3AD9"/>
    <w:rsid w:val="004F2F46"/>
    <w:rsid w:val="004F3A78"/>
    <w:rsid w:val="004F3AE3"/>
    <w:rsid w:val="004F6A97"/>
    <w:rsid w:val="005001EA"/>
    <w:rsid w:val="0050403B"/>
    <w:rsid w:val="005113F7"/>
    <w:rsid w:val="00511DB1"/>
    <w:rsid w:val="00513DB8"/>
    <w:rsid w:val="00516227"/>
    <w:rsid w:val="00517026"/>
    <w:rsid w:val="00521060"/>
    <w:rsid w:val="00521754"/>
    <w:rsid w:val="0052423F"/>
    <w:rsid w:val="0053007F"/>
    <w:rsid w:val="00532384"/>
    <w:rsid w:val="00532BE8"/>
    <w:rsid w:val="00545832"/>
    <w:rsid w:val="00547578"/>
    <w:rsid w:val="00551D92"/>
    <w:rsid w:val="00553743"/>
    <w:rsid w:val="00555D19"/>
    <w:rsid w:val="00556DB6"/>
    <w:rsid w:val="005646B2"/>
    <w:rsid w:val="00582091"/>
    <w:rsid w:val="005836F4"/>
    <w:rsid w:val="0059338C"/>
    <w:rsid w:val="0059607A"/>
    <w:rsid w:val="005A1C86"/>
    <w:rsid w:val="005A249C"/>
    <w:rsid w:val="005A5C28"/>
    <w:rsid w:val="005B3662"/>
    <w:rsid w:val="005B456F"/>
    <w:rsid w:val="005B5C23"/>
    <w:rsid w:val="005B6816"/>
    <w:rsid w:val="005B7844"/>
    <w:rsid w:val="005C2531"/>
    <w:rsid w:val="005C2C4E"/>
    <w:rsid w:val="005C50BE"/>
    <w:rsid w:val="005C62B6"/>
    <w:rsid w:val="005C7899"/>
    <w:rsid w:val="005D0133"/>
    <w:rsid w:val="005D1258"/>
    <w:rsid w:val="005D65BF"/>
    <w:rsid w:val="005E06A3"/>
    <w:rsid w:val="005E596D"/>
    <w:rsid w:val="005E6B3D"/>
    <w:rsid w:val="005F2315"/>
    <w:rsid w:val="005F3FDA"/>
    <w:rsid w:val="0060106A"/>
    <w:rsid w:val="00612A03"/>
    <w:rsid w:val="006162C9"/>
    <w:rsid w:val="00625AA7"/>
    <w:rsid w:val="0063200B"/>
    <w:rsid w:val="00632732"/>
    <w:rsid w:val="00636836"/>
    <w:rsid w:val="00637EB9"/>
    <w:rsid w:val="00640F93"/>
    <w:rsid w:val="006465CB"/>
    <w:rsid w:val="00647A80"/>
    <w:rsid w:val="00654853"/>
    <w:rsid w:val="00654F91"/>
    <w:rsid w:val="00656168"/>
    <w:rsid w:val="0066053F"/>
    <w:rsid w:val="00660880"/>
    <w:rsid w:val="006637B7"/>
    <w:rsid w:val="00671FE6"/>
    <w:rsid w:val="0067625F"/>
    <w:rsid w:val="00680760"/>
    <w:rsid w:val="00680D30"/>
    <w:rsid w:val="00684336"/>
    <w:rsid w:val="00684BA0"/>
    <w:rsid w:val="00685312"/>
    <w:rsid w:val="00687C78"/>
    <w:rsid w:val="0069064F"/>
    <w:rsid w:val="006909B5"/>
    <w:rsid w:val="0069113E"/>
    <w:rsid w:val="006937E6"/>
    <w:rsid w:val="006945EA"/>
    <w:rsid w:val="00695CAC"/>
    <w:rsid w:val="006A0185"/>
    <w:rsid w:val="006A28ED"/>
    <w:rsid w:val="006B7CE9"/>
    <w:rsid w:val="006D1046"/>
    <w:rsid w:val="006D30C5"/>
    <w:rsid w:val="006D4C3F"/>
    <w:rsid w:val="006D5FF5"/>
    <w:rsid w:val="006E7F61"/>
    <w:rsid w:val="00711225"/>
    <w:rsid w:val="007120AA"/>
    <w:rsid w:val="007127EF"/>
    <w:rsid w:val="0071440D"/>
    <w:rsid w:val="00715CAE"/>
    <w:rsid w:val="0071730B"/>
    <w:rsid w:val="007247F0"/>
    <w:rsid w:val="00727A66"/>
    <w:rsid w:val="0073147E"/>
    <w:rsid w:val="00734B83"/>
    <w:rsid w:val="0075197B"/>
    <w:rsid w:val="00757FCC"/>
    <w:rsid w:val="00766C6E"/>
    <w:rsid w:val="007755FB"/>
    <w:rsid w:val="007757CB"/>
    <w:rsid w:val="00776C6F"/>
    <w:rsid w:val="007838E8"/>
    <w:rsid w:val="007848CE"/>
    <w:rsid w:val="00785D8E"/>
    <w:rsid w:val="00793922"/>
    <w:rsid w:val="00793E50"/>
    <w:rsid w:val="0079724E"/>
    <w:rsid w:val="007A2719"/>
    <w:rsid w:val="007A42CF"/>
    <w:rsid w:val="007A56BB"/>
    <w:rsid w:val="007D4C2A"/>
    <w:rsid w:val="007D5399"/>
    <w:rsid w:val="007D7FD4"/>
    <w:rsid w:val="007E037C"/>
    <w:rsid w:val="007E03E9"/>
    <w:rsid w:val="007E090B"/>
    <w:rsid w:val="007E325D"/>
    <w:rsid w:val="007E7423"/>
    <w:rsid w:val="007F2828"/>
    <w:rsid w:val="007F33DD"/>
    <w:rsid w:val="00801D78"/>
    <w:rsid w:val="00815E8D"/>
    <w:rsid w:val="008172D8"/>
    <w:rsid w:val="008179DF"/>
    <w:rsid w:val="00822BF8"/>
    <w:rsid w:val="00827A5A"/>
    <w:rsid w:val="00831B06"/>
    <w:rsid w:val="00840186"/>
    <w:rsid w:val="00847965"/>
    <w:rsid w:val="00852232"/>
    <w:rsid w:val="00861092"/>
    <w:rsid w:val="008636C5"/>
    <w:rsid w:val="00863A64"/>
    <w:rsid w:val="00863C41"/>
    <w:rsid w:val="00876E9C"/>
    <w:rsid w:val="00880E7D"/>
    <w:rsid w:val="00885574"/>
    <w:rsid w:val="00887C7D"/>
    <w:rsid w:val="008905CB"/>
    <w:rsid w:val="00890DD6"/>
    <w:rsid w:val="0089150E"/>
    <w:rsid w:val="008919BA"/>
    <w:rsid w:val="008954FE"/>
    <w:rsid w:val="00897644"/>
    <w:rsid w:val="008A35EB"/>
    <w:rsid w:val="008B19B3"/>
    <w:rsid w:val="008C07B3"/>
    <w:rsid w:val="008C38EA"/>
    <w:rsid w:val="008C6953"/>
    <w:rsid w:val="008D5625"/>
    <w:rsid w:val="008E52F7"/>
    <w:rsid w:val="008F1E45"/>
    <w:rsid w:val="008F62BD"/>
    <w:rsid w:val="0090020F"/>
    <w:rsid w:val="00900B6B"/>
    <w:rsid w:val="00902E6F"/>
    <w:rsid w:val="00904CE4"/>
    <w:rsid w:val="00904D65"/>
    <w:rsid w:val="00905F4E"/>
    <w:rsid w:val="0090682D"/>
    <w:rsid w:val="0090780F"/>
    <w:rsid w:val="00913399"/>
    <w:rsid w:val="00913965"/>
    <w:rsid w:val="00915EC7"/>
    <w:rsid w:val="009239C3"/>
    <w:rsid w:val="00933BDA"/>
    <w:rsid w:val="00940505"/>
    <w:rsid w:val="00942487"/>
    <w:rsid w:val="00944BF1"/>
    <w:rsid w:val="00946550"/>
    <w:rsid w:val="00955776"/>
    <w:rsid w:val="00972C73"/>
    <w:rsid w:val="00981264"/>
    <w:rsid w:val="00981D2E"/>
    <w:rsid w:val="009838A7"/>
    <w:rsid w:val="0098725D"/>
    <w:rsid w:val="009928A4"/>
    <w:rsid w:val="009A1524"/>
    <w:rsid w:val="009B29BF"/>
    <w:rsid w:val="009B3B16"/>
    <w:rsid w:val="009B5475"/>
    <w:rsid w:val="009C1F36"/>
    <w:rsid w:val="009D3461"/>
    <w:rsid w:val="009E026F"/>
    <w:rsid w:val="009E0FD5"/>
    <w:rsid w:val="009E2CD5"/>
    <w:rsid w:val="009E5FA9"/>
    <w:rsid w:val="009F7C0B"/>
    <w:rsid w:val="00A07FC6"/>
    <w:rsid w:val="00A161F9"/>
    <w:rsid w:val="00A230C4"/>
    <w:rsid w:val="00A269D8"/>
    <w:rsid w:val="00A32EDE"/>
    <w:rsid w:val="00A33752"/>
    <w:rsid w:val="00A33C6A"/>
    <w:rsid w:val="00A346B1"/>
    <w:rsid w:val="00A35301"/>
    <w:rsid w:val="00A36758"/>
    <w:rsid w:val="00A40538"/>
    <w:rsid w:val="00A40A7D"/>
    <w:rsid w:val="00A438AF"/>
    <w:rsid w:val="00A469E3"/>
    <w:rsid w:val="00A479B0"/>
    <w:rsid w:val="00A534BF"/>
    <w:rsid w:val="00A7291F"/>
    <w:rsid w:val="00A768BC"/>
    <w:rsid w:val="00A76C01"/>
    <w:rsid w:val="00A84C19"/>
    <w:rsid w:val="00A86221"/>
    <w:rsid w:val="00A950E9"/>
    <w:rsid w:val="00AA319D"/>
    <w:rsid w:val="00AA4BB8"/>
    <w:rsid w:val="00AB07F4"/>
    <w:rsid w:val="00AC2CE3"/>
    <w:rsid w:val="00AC3207"/>
    <w:rsid w:val="00AC4648"/>
    <w:rsid w:val="00AC4E5A"/>
    <w:rsid w:val="00AC667B"/>
    <w:rsid w:val="00AE51DF"/>
    <w:rsid w:val="00AE57CF"/>
    <w:rsid w:val="00AE625D"/>
    <w:rsid w:val="00AF294E"/>
    <w:rsid w:val="00AF3D1F"/>
    <w:rsid w:val="00AF6683"/>
    <w:rsid w:val="00AF6E3A"/>
    <w:rsid w:val="00B06583"/>
    <w:rsid w:val="00B10E0B"/>
    <w:rsid w:val="00B14B40"/>
    <w:rsid w:val="00B17FD0"/>
    <w:rsid w:val="00B2497F"/>
    <w:rsid w:val="00B276F6"/>
    <w:rsid w:val="00B33FFD"/>
    <w:rsid w:val="00B34712"/>
    <w:rsid w:val="00B36646"/>
    <w:rsid w:val="00B46D44"/>
    <w:rsid w:val="00B5129E"/>
    <w:rsid w:val="00B529B7"/>
    <w:rsid w:val="00B55AEF"/>
    <w:rsid w:val="00B616D2"/>
    <w:rsid w:val="00B63CBA"/>
    <w:rsid w:val="00B66B14"/>
    <w:rsid w:val="00B7352B"/>
    <w:rsid w:val="00B73E49"/>
    <w:rsid w:val="00B750F7"/>
    <w:rsid w:val="00B80985"/>
    <w:rsid w:val="00B850B6"/>
    <w:rsid w:val="00B909D1"/>
    <w:rsid w:val="00B94237"/>
    <w:rsid w:val="00B963C2"/>
    <w:rsid w:val="00BA4A00"/>
    <w:rsid w:val="00BA7A8A"/>
    <w:rsid w:val="00BB5258"/>
    <w:rsid w:val="00BC5EFF"/>
    <w:rsid w:val="00BC754D"/>
    <w:rsid w:val="00BD1A4C"/>
    <w:rsid w:val="00BD2177"/>
    <w:rsid w:val="00BD584C"/>
    <w:rsid w:val="00BD6FC2"/>
    <w:rsid w:val="00BE4FD0"/>
    <w:rsid w:val="00BE5370"/>
    <w:rsid w:val="00BE57F4"/>
    <w:rsid w:val="00BF4ADE"/>
    <w:rsid w:val="00BF6BE7"/>
    <w:rsid w:val="00C10376"/>
    <w:rsid w:val="00C16200"/>
    <w:rsid w:val="00C21308"/>
    <w:rsid w:val="00C224B2"/>
    <w:rsid w:val="00C24A0B"/>
    <w:rsid w:val="00C25EEA"/>
    <w:rsid w:val="00C357BE"/>
    <w:rsid w:val="00C50AAD"/>
    <w:rsid w:val="00C52E4A"/>
    <w:rsid w:val="00C53FF6"/>
    <w:rsid w:val="00C60C0B"/>
    <w:rsid w:val="00C7181B"/>
    <w:rsid w:val="00C72346"/>
    <w:rsid w:val="00C72F68"/>
    <w:rsid w:val="00C74E58"/>
    <w:rsid w:val="00C759AD"/>
    <w:rsid w:val="00C76CC3"/>
    <w:rsid w:val="00C808B9"/>
    <w:rsid w:val="00C81280"/>
    <w:rsid w:val="00C85F56"/>
    <w:rsid w:val="00C9488A"/>
    <w:rsid w:val="00C94964"/>
    <w:rsid w:val="00CB39D3"/>
    <w:rsid w:val="00CB3D62"/>
    <w:rsid w:val="00CB51A9"/>
    <w:rsid w:val="00CC4526"/>
    <w:rsid w:val="00CC463D"/>
    <w:rsid w:val="00CD59E0"/>
    <w:rsid w:val="00CD66D5"/>
    <w:rsid w:val="00CE2B78"/>
    <w:rsid w:val="00CE6531"/>
    <w:rsid w:val="00CF657A"/>
    <w:rsid w:val="00D02C6F"/>
    <w:rsid w:val="00D1008C"/>
    <w:rsid w:val="00D11773"/>
    <w:rsid w:val="00D127AE"/>
    <w:rsid w:val="00D2116F"/>
    <w:rsid w:val="00D213E6"/>
    <w:rsid w:val="00D273D2"/>
    <w:rsid w:val="00D30208"/>
    <w:rsid w:val="00D335F2"/>
    <w:rsid w:val="00D36D8B"/>
    <w:rsid w:val="00D400F6"/>
    <w:rsid w:val="00D4359C"/>
    <w:rsid w:val="00D45C95"/>
    <w:rsid w:val="00D54FB7"/>
    <w:rsid w:val="00D56197"/>
    <w:rsid w:val="00D661B4"/>
    <w:rsid w:val="00D6684B"/>
    <w:rsid w:val="00D7639B"/>
    <w:rsid w:val="00D77AD6"/>
    <w:rsid w:val="00D822D9"/>
    <w:rsid w:val="00D976E4"/>
    <w:rsid w:val="00DA11BB"/>
    <w:rsid w:val="00DA66DB"/>
    <w:rsid w:val="00DA6AF2"/>
    <w:rsid w:val="00DC71D6"/>
    <w:rsid w:val="00DC76B1"/>
    <w:rsid w:val="00DD2DF0"/>
    <w:rsid w:val="00DD3E4A"/>
    <w:rsid w:val="00DE15DF"/>
    <w:rsid w:val="00DE387E"/>
    <w:rsid w:val="00E00004"/>
    <w:rsid w:val="00E01B1B"/>
    <w:rsid w:val="00E029EB"/>
    <w:rsid w:val="00E12D87"/>
    <w:rsid w:val="00E2229D"/>
    <w:rsid w:val="00E25DBF"/>
    <w:rsid w:val="00E26F22"/>
    <w:rsid w:val="00E31DC4"/>
    <w:rsid w:val="00E331AF"/>
    <w:rsid w:val="00E361FA"/>
    <w:rsid w:val="00E43764"/>
    <w:rsid w:val="00E44C54"/>
    <w:rsid w:val="00E46001"/>
    <w:rsid w:val="00E504A8"/>
    <w:rsid w:val="00E5262B"/>
    <w:rsid w:val="00E6251C"/>
    <w:rsid w:val="00E63718"/>
    <w:rsid w:val="00E64F30"/>
    <w:rsid w:val="00E67CD6"/>
    <w:rsid w:val="00E8293B"/>
    <w:rsid w:val="00E867EF"/>
    <w:rsid w:val="00E910F3"/>
    <w:rsid w:val="00E91316"/>
    <w:rsid w:val="00E95172"/>
    <w:rsid w:val="00E95883"/>
    <w:rsid w:val="00E965D6"/>
    <w:rsid w:val="00EA0BB6"/>
    <w:rsid w:val="00EA7FB6"/>
    <w:rsid w:val="00EC5069"/>
    <w:rsid w:val="00EE35F2"/>
    <w:rsid w:val="00EE542D"/>
    <w:rsid w:val="00EF0CB4"/>
    <w:rsid w:val="00EF38CC"/>
    <w:rsid w:val="00EF3E09"/>
    <w:rsid w:val="00F00545"/>
    <w:rsid w:val="00F02A7F"/>
    <w:rsid w:val="00F138EB"/>
    <w:rsid w:val="00F1538C"/>
    <w:rsid w:val="00F177D6"/>
    <w:rsid w:val="00F2385A"/>
    <w:rsid w:val="00F25794"/>
    <w:rsid w:val="00F43750"/>
    <w:rsid w:val="00F45E06"/>
    <w:rsid w:val="00F460D1"/>
    <w:rsid w:val="00F47375"/>
    <w:rsid w:val="00F50809"/>
    <w:rsid w:val="00F53442"/>
    <w:rsid w:val="00F538B5"/>
    <w:rsid w:val="00F55E80"/>
    <w:rsid w:val="00F666E9"/>
    <w:rsid w:val="00F718A5"/>
    <w:rsid w:val="00F76B80"/>
    <w:rsid w:val="00F83C5C"/>
    <w:rsid w:val="00FB555B"/>
    <w:rsid w:val="00FB611F"/>
    <w:rsid w:val="00FC592F"/>
    <w:rsid w:val="00FC6482"/>
    <w:rsid w:val="00FD5D8F"/>
    <w:rsid w:val="00FE06B0"/>
    <w:rsid w:val="00FF6995"/>
    <w:rsid w:val="00FF7A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730939"/>
  <w15:chartTrackingRefBased/>
  <w15:docId w15:val="{7A4FFF57-2520-4A4A-922C-43CAA26E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60EE"/>
  </w:style>
  <w:style w:type="paragraph" w:styleId="Ttulo1">
    <w:name w:val="heading 1"/>
    <w:basedOn w:val="Normal"/>
    <w:next w:val="Normal"/>
    <w:link w:val="Ttulo1Char"/>
    <w:qFormat/>
    <w:rsid w:val="000420AA"/>
    <w:pPr>
      <w:keepNext/>
      <w:spacing w:before="240" w:after="60"/>
      <w:outlineLvl w:val="0"/>
    </w:pPr>
    <w:rPr>
      <w:rFonts w:ascii="Calibri Light" w:hAnsi="Calibri Light"/>
      <w:b/>
      <w:bCs/>
      <w:kern w:val="32"/>
      <w:sz w:val="32"/>
      <w:szCs w:val="32"/>
    </w:rPr>
  </w:style>
  <w:style w:type="paragraph" w:styleId="Ttulo2">
    <w:name w:val="heading 2"/>
    <w:basedOn w:val="Normal"/>
    <w:next w:val="Normal"/>
    <w:qFormat/>
    <w:rsid w:val="004660EE"/>
    <w:pPr>
      <w:keepNext/>
      <w:outlineLvl w:val="1"/>
    </w:pPr>
    <w:rPr>
      <w:rFonts w:ascii="Arial" w:hAnsi="Arial" w:cs="Arial"/>
      <w:b/>
      <w:bCs/>
    </w:rPr>
  </w:style>
  <w:style w:type="paragraph" w:styleId="Ttulo4">
    <w:name w:val="heading 4"/>
    <w:basedOn w:val="Normal"/>
    <w:next w:val="Normal"/>
    <w:qFormat/>
    <w:rsid w:val="004660EE"/>
    <w:pPr>
      <w:keepNext/>
      <w:jc w:val="both"/>
      <w:outlineLvl w:val="3"/>
    </w:pPr>
    <w:rPr>
      <w:rFonts w:ascii="Arial" w:hAnsi="Arial" w:cs="Arial"/>
      <w:b/>
      <w:bCs/>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rsid w:val="004660EE"/>
    <w:pPr>
      <w:ind w:left="4111"/>
      <w:jc w:val="both"/>
    </w:pPr>
    <w:rPr>
      <w:rFonts w:ascii="Arial" w:hAnsi="Arial" w:cs="Arial"/>
    </w:rPr>
  </w:style>
  <w:style w:type="paragraph" w:styleId="Corpodetexto3">
    <w:name w:val="Body Text 3"/>
    <w:basedOn w:val="Normal"/>
    <w:rsid w:val="004660EE"/>
    <w:pPr>
      <w:jc w:val="both"/>
    </w:pPr>
    <w:rPr>
      <w:rFonts w:ascii="Arial" w:hAnsi="Arial" w:cs="Arial"/>
      <w:sz w:val="24"/>
    </w:rPr>
  </w:style>
  <w:style w:type="paragraph" w:styleId="Rodap">
    <w:name w:val="footer"/>
    <w:basedOn w:val="Normal"/>
    <w:rsid w:val="004660EE"/>
    <w:pPr>
      <w:tabs>
        <w:tab w:val="center" w:pos="4419"/>
        <w:tab w:val="right" w:pos="8838"/>
      </w:tabs>
    </w:pPr>
  </w:style>
  <w:style w:type="character" w:styleId="Nmerodepgina">
    <w:name w:val="page number"/>
    <w:basedOn w:val="Fontepargpadro"/>
    <w:rsid w:val="004660EE"/>
  </w:style>
  <w:style w:type="paragraph" w:styleId="Textodebalo">
    <w:name w:val="Balloon Text"/>
    <w:basedOn w:val="Normal"/>
    <w:semiHidden/>
    <w:rsid w:val="00636836"/>
    <w:rPr>
      <w:rFonts w:ascii="Tahoma" w:hAnsi="Tahoma" w:cs="Tahoma"/>
      <w:sz w:val="16"/>
      <w:szCs w:val="16"/>
    </w:rPr>
  </w:style>
  <w:style w:type="paragraph" w:styleId="Cabealho">
    <w:name w:val="header"/>
    <w:basedOn w:val="Normal"/>
    <w:link w:val="CabealhoChar"/>
    <w:rsid w:val="0069064F"/>
    <w:pPr>
      <w:tabs>
        <w:tab w:val="center" w:pos="4252"/>
        <w:tab w:val="right" w:pos="8504"/>
      </w:tabs>
    </w:pPr>
  </w:style>
  <w:style w:type="character" w:customStyle="1" w:styleId="CabealhoChar">
    <w:name w:val="Cabeçalho Char"/>
    <w:basedOn w:val="Fontepargpadro"/>
    <w:link w:val="Cabealho"/>
    <w:rsid w:val="0069064F"/>
  </w:style>
  <w:style w:type="character" w:styleId="Refdecomentrio">
    <w:name w:val="annotation reference"/>
    <w:uiPriority w:val="99"/>
    <w:rsid w:val="008F62BD"/>
    <w:rPr>
      <w:sz w:val="16"/>
      <w:szCs w:val="16"/>
    </w:rPr>
  </w:style>
  <w:style w:type="paragraph" w:styleId="Textodecomentrio">
    <w:name w:val="annotation text"/>
    <w:basedOn w:val="Normal"/>
    <w:link w:val="TextodecomentrioChar"/>
    <w:uiPriority w:val="99"/>
    <w:rsid w:val="008F62BD"/>
  </w:style>
  <w:style w:type="character" w:customStyle="1" w:styleId="TextodecomentrioChar">
    <w:name w:val="Texto de comentário Char"/>
    <w:basedOn w:val="Fontepargpadro"/>
    <w:link w:val="Textodecomentrio"/>
    <w:uiPriority w:val="99"/>
    <w:rsid w:val="008F62BD"/>
  </w:style>
  <w:style w:type="paragraph" w:styleId="Assuntodocomentrio">
    <w:name w:val="annotation subject"/>
    <w:basedOn w:val="Textodecomentrio"/>
    <w:next w:val="Textodecomentrio"/>
    <w:link w:val="AssuntodocomentrioChar"/>
    <w:rsid w:val="008F62BD"/>
    <w:rPr>
      <w:b/>
      <w:bCs/>
    </w:rPr>
  </w:style>
  <w:style w:type="character" w:customStyle="1" w:styleId="AssuntodocomentrioChar">
    <w:name w:val="Assunto do comentário Char"/>
    <w:link w:val="Assuntodocomentrio"/>
    <w:rsid w:val="008F62BD"/>
    <w:rPr>
      <w:b/>
      <w:bCs/>
    </w:rPr>
  </w:style>
  <w:style w:type="paragraph" w:styleId="Corpodetexto">
    <w:name w:val="Body Text"/>
    <w:basedOn w:val="Normal"/>
    <w:link w:val="CorpodetextoChar"/>
    <w:rsid w:val="00F43750"/>
    <w:pPr>
      <w:spacing w:after="120"/>
    </w:pPr>
  </w:style>
  <w:style w:type="character" w:customStyle="1" w:styleId="CorpodetextoChar">
    <w:name w:val="Corpo de texto Char"/>
    <w:basedOn w:val="Fontepargpadro"/>
    <w:link w:val="Corpodetexto"/>
    <w:rsid w:val="00F43750"/>
  </w:style>
  <w:style w:type="character" w:customStyle="1" w:styleId="Ttulo1Char">
    <w:name w:val="Título 1 Char"/>
    <w:link w:val="Ttulo1"/>
    <w:rsid w:val="000420AA"/>
    <w:rPr>
      <w:rFonts w:ascii="Calibri Light" w:eastAsia="Times New Roman" w:hAnsi="Calibri Light" w:cs="Times New Roman"/>
      <w:b/>
      <w:bCs/>
      <w:kern w:val="32"/>
      <w:sz w:val="32"/>
      <w:szCs w:val="32"/>
    </w:rPr>
  </w:style>
  <w:style w:type="paragraph" w:styleId="PargrafodaLista">
    <w:name w:val="List Paragraph"/>
    <w:aliases w:val="Considerando - item,Bullets 1,Vitor Título,Vitor T’tulo,Capítulo,Vitor T?tulo,Normal numerado,Vitor T,Petição,CLÁUSULA,#Listenabsatz,Lista de itens,Itemização,Paragraphe de liste1,Meu,CITAÇÃO PARAGRAFO,List Paragraph_0,Normal (Bullet)"/>
    <w:basedOn w:val="Normal"/>
    <w:link w:val="PargrafodaListaChar"/>
    <w:uiPriority w:val="1"/>
    <w:qFormat/>
    <w:rsid w:val="00324CA8"/>
    <w:pPr>
      <w:widowControl w:val="0"/>
      <w:autoSpaceDE w:val="0"/>
      <w:autoSpaceDN w:val="0"/>
      <w:ind w:left="1632"/>
      <w:jc w:val="both"/>
    </w:pPr>
    <w:rPr>
      <w:rFonts w:ascii="Calibri" w:eastAsia="Calibri" w:hAnsi="Calibri" w:cs="Calibri"/>
      <w:sz w:val="22"/>
      <w:szCs w:val="22"/>
      <w:lang w:val="pt-PT" w:eastAsia="en-US"/>
    </w:rPr>
  </w:style>
  <w:style w:type="table" w:styleId="Tabelacomgrade">
    <w:name w:val="Table Grid"/>
    <w:basedOn w:val="Tabelanormal"/>
    <w:uiPriority w:val="39"/>
    <w:rsid w:val="00324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C2CE3"/>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styleId="Reviso">
    <w:name w:val="Revision"/>
    <w:hidden/>
    <w:uiPriority w:val="99"/>
    <w:semiHidden/>
    <w:rsid w:val="006D5FF5"/>
  </w:style>
  <w:style w:type="character" w:styleId="Hyperlink">
    <w:name w:val="Hyperlink"/>
    <w:rsid w:val="00BD584C"/>
    <w:rPr>
      <w:color w:val="0563C1"/>
      <w:u w:val="single"/>
    </w:rPr>
  </w:style>
  <w:style w:type="character" w:customStyle="1" w:styleId="PargrafodaListaChar">
    <w:name w:val="Parágrafo da Lista Char"/>
    <w:aliases w:val="Considerando - item Char,Bullets 1 Char,Vitor Título Char,Vitor T’tulo Char,Capítulo Char,Vitor T?tulo Char,Normal numerado Char,Vitor T Char,Petição Char,CLÁUSULA Char,#Listenabsatz Char,Lista de itens Char,Itemização Char"/>
    <w:link w:val="PargrafodaLista"/>
    <w:uiPriority w:val="1"/>
    <w:qFormat/>
    <w:locked/>
    <w:rsid w:val="00092521"/>
    <w:rPr>
      <w:rFonts w:ascii="Calibri" w:eastAsia="Calibri" w:hAnsi="Calibri" w:cs="Calibri"/>
      <w:sz w:val="22"/>
      <w:szCs w:val="22"/>
      <w:lang w:val="pt-PT" w:eastAsia="en-US"/>
    </w:rPr>
  </w:style>
  <w:style w:type="paragraph" w:styleId="Textodenotaderodap">
    <w:name w:val="footnote text"/>
    <w:basedOn w:val="Normal"/>
    <w:link w:val="TextodenotaderodapChar"/>
    <w:rsid w:val="0046062D"/>
  </w:style>
  <w:style w:type="character" w:customStyle="1" w:styleId="TextodenotaderodapChar">
    <w:name w:val="Texto de nota de rodapé Char"/>
    <w:basedOn w:val="Fontepargpadro"/>
    <w:link w:val="Textodenotaderodap"/>
    <w:rsid w:val="0046062D"/>
  </w:style>
  <w:style w:type="character" w:styleId="Refdenotaderodap">
    <w:name w:val="footnote reference"/>
    <w:basedOn w:val="Fontepargpadro"/>
    <w:rsid w:val="0046062D"/>
    <w:rPr>
      <w:vertAlign w:val="superscript"/>
    </w:rPr>
  </w:style>
  <w:style w:type="character" w:customStyle="1" w:styleId="UnresolvedMention">
    <w:name w:val="Unresolved Mention"/>
    <w:basedOn w:val="Fontepargpadro"/>
    <w:uiPriority w:val="99"/>
    <w:semiHidden/>
    <w:unhideWhenUsed/>
    <w:rsid w:val="00646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869">
      <w:bodyDiv w:val="1"/>
      <w:marLeft w:val="0"/>
      <w:marRight w:val="0"/>
      <w:marTop w:val="0"/>
      <w:marBottom w:val="0"/>
      <w:divBdr>
        <w:top w:val="none" w:sz="0" w:space="0" w:color="auto"/>
        <w:left w:val="none" w:sz="0" w:space="0" w:color="auto"/>
        <w:bottom w:val="none" w:sz="0" w:space="0" w:color="auto"/>
        <w:right w:val="none" w:sz="0" w:space="0" w:color="auto"/>
      </w:divBdr>
    </w:div>
    <w:div w:id="46103137">
      <w:bodyDiv w:val="1"/>
      <w:marLeft w:val="0"/>
      <w:marRight w:val="0"/>
      <w:marTop w:val="0"/>
      <w:marBottom w:val="0"/>
      <w:divBdr>
        <w:top w:val="none" w:sz="0" w:space="0" w:color="auto"/>
        <w:left w:val="none" w:sz="0" w:space="0" w:color="auto"/>
        <w:bottom w:val="none" w:sz="0" w:space="0" w:color="auto"/>
        <w:right w:val="none" w:sz="0" w:space="0" w:color="auto"/>
      </w:divBdr>
    </w:div>
    <w:div w:id="157307798">
      <w:bodyDiv w:val="1"/>
      <w:marLeft w:val="0"/>
      <w:marRight w:val="0"/>
      <w:marTop w:val="0"/>
      <w:marBottom w:val="0"/>
      <w:divBdr>
        <w:top w:val="none" w:sz="0" w:space="0" w:color="auto"/>
        <w:left w:val="none" w:sz="0" w:space="0" w:color="auto"/>
        <w:bottom w:val="none" w:sz="0" w:space="0" w:color="auto"/>
        <w:right w:val="none" w:sz="0" w:space="0" w:color="auto"/>
      </w:divBdr>
    </w:div>
    <w:div w:id="258369854">
      <w:bodyDiv w:val="1"/>
      <w:marLeft w:val="0"/>
      <w:marRight w:val="0"/>
      <w:marTop w:val="0"/>
      <w:marBottom w:val="0"/>
      <w:divBdr>
        <w:top w:val="none" w:sz="0" w:space="0" w:color="auto"/>
        <w:left w:val="none" w:sz="0" w:space="0" w:color="auto"/>
        <w:bottom w:val="none" w:sz="0" w:space="0" w:color="auto"/>
        <w:right w:val="none" w:sz="0" w:space="0" w:color="auto"/>
      </w:divBdr>
    </w:div>
    <w:div w:id="337075337">
      <w:bodyDiv w:val="1"/>
      <w:marLeft w:val="0"/>
      <w:marRight w:val="0"/>
      <w:marTop w:val="0"/>
      <w:marBottom w:val="0"/>
      <w:divBdr>
        <w:top w:val="none" w:sz="0" w:space="0" w:color="auto"/>
        <w:left w:val="none" w:sz="0" w:space="0" w:color="auto"/>
        <w:bottom w:val="none" w:sz="0" w:space="0" w:color="auto"/>
        <w:right w:val="none" w:sz="0" w:space="0" w:color="auto"/>
      </w:divBdr>
    </w:div>
    <w:div w:id="348141939">
      <w:bodyDiv w:val="1"/>
      <w:marLeft w:val="0"/>
      <w:marRight w:val="0"/>
      <w:marTop w:val="0"/>
      <w:marBottom w:val="0"/>
      <w:divBdr>
        <w:top w:val="none" w:sz="0" w:space="0" w:color="auto"/>
        <w:left w:val="none" w:sz="0" w:space="0" w:color="auto"/>
        <w:bottom w:val="none" w:sz="0" w:space="0" w:color="auto"/>
        <w:right w:val="none" w:sz="0" w:space="0" w:color="auto"/>
      </w:divBdr>
    </w:div>
    <w:div w:id="371072690">
      <w:bodyDiv w:val="1"/>
      <w:marLeft w:val="0"/>
      <w:marRight w:val="0"/>
      <w:marTop w:val="0"/>
      <w:marBottom w:val="0"/>
      <w:divBdr>
        <w:top w:val="none" w:sz="0" w:space="0" w:color="auto"/>
        <w:left w:val="none" w:sz="0" w:space="0" w:color="auto"/>
        <w:bottom w:val="none" w:sz="0" w:space="0" w:color="auto"/>
        <w:right w:val="none" w:sz="0" w:space="0" w:color="auto"/>
      </w:divBdr>
    </w:div>
    <w:div w:id="466048334">
      <w:bodyDiv w:val="1"/>
      <w:marLeft w:val="0"/>
      <w:marRight w:val="0"/>
      <w:marTop w:val="0"/>
      <w:marBottom w:val="0"/>
      <w:divBdr>
        <w:top w:val="none" w:sz="0" w:space="0" w:color="auto"/>
        <w:left w:val="none" w:sz="0" w:space="0" w:color="auto"/>
        <w:bottom w:val="none" w:sz="0" w:space="0" w:color="auto"/>
        <w:right w:val="none" w:sz="0" w:space="0" w:color="auto"/>
      </w:divBdr>
    </w:div>
    <w:div w:id="484395519">
      <w:bodyDiv w:val="1"/>
      <w:marLeft w:val="0"/>
      <w:marRight w:val="0"/>
      <w:marTop w:val="0"/>
      <w:marBottom w:val="0"/>
      <w:divBdr>
        <w:top w:val="none" w:sz="0" w:space="0" w:color="auto"/>
        <w:left w:val="none" w:sz="0" w:space="0" w:color="auto"/>
        <w:bottom w:val="none" w:sz="0" w:space="0" w:color="auto"/>
        <w:right w:val="none" w:sz="0" w:space="0" w:color="auto"/>
      </w:divBdr>
    </w:div>
    <w:div w:id="537862213">
      <w:bodyDiv w:val="1"/>
      <w:marLeft w:val="0"/>
      <w:marRight w:val="0"/>
      <w:marTop w:val="0"/>
      <w:marBottom w:val="0"/>
      <w:divBdr>
        <w:top w:val="none" w:sz="0" w:space="0" w:color="auto"/>
        <w:left w:val="none" w:sz="0" w:space="0" w:color="auto"/>
        <w:bottom w:val="none" w:sz="0" w:space="0" w:color="auto"/>
        <w:right w:val="none" w:sz="0" w:space="0" w:color="auto"/>
      </w:divBdr>
    </w:div>
    <w:div w:id="573129544">
      <w:bodyDiv w:val="1"/>
      <w:marLeft w:val="0"/>
      <w:marRight w:val="0"/>
      <w:marTop w:val="0"/>
      <w:marBottom w:val="0"/>
      <w:divBdr>
        <w:top w:val="none" w:sz="0" w:space="0" w:color="auto"/>
        <w:left w:val="none" w:sz="0" w:space="0" w:color="auto"/>
        <w:bottom w:val="none" w:sz="0" w:space="0" w:color="auto"/>
        <w:right w:val="none" w:sz="0" w:space="0" w:color="auto"/>
      </w:divBdr>
    </w:div>
    <w:div w:id="595402772">
      <w:bodyDiv w:val="1"/>
      <w:marLeft w:val="0"/>
      <w:marRight w:val="0"/>
      <w:marTop w:val="0"/>
      <w:marBottom w:val="0"/>
      <w:divBdr>
        <w:top w:val="none" w:sz="0" w:space="0" w:color="auto"/>
        <w:left w:val="none" w:sz="0" w:space="0" w:color="auto"/>
        <w:bottom w:val="none" w:sz="0" w:space="0" w:color="auto"/>
        <w:right w:val="none" w:sz="0" w:space="0" w:color="auto"/>
      </w:divBdr>
    </w:div>
    <w:div w:id="602493968">
      <w:bodyDiv w:val="1"/>
      <w:marLeft w:val="0"/>
      <w:marRight w:val="0"/>
      <w:marTop w:val="0"/>
      <w:marBottom w:val="0"/>
      <w:divBdr>
        <w:top w:val="none" w:sz="0" w:space="0" w:color="auto"/>
        <w:left w:val="none" w:sz="0" w:space="0" w:color="auto"/>
        <w:bottom w:val="none" w:sz="0" w:space="0" w:color="auto"/>
        <w:right w:val="none" w:sz="0" w:space="0" w:color="auto"/>
      </w:divBdr>
    </w:div>
    <w:div w:id="753817039">
      <w:bodyDiv w:val="1"/>
      <w:marLeft w:val="0"/>
      <w:marRight w:val="0"/>
      <w:marTop w:val="0"/>
      <w:marBottom w:val="0"/>
      <w:divBdr>
        <w:top w:val="none" w:sz="0" w:space="0" w:color="auto"/>
        <w:left w:val="none" w:sz="0" w:space="0" w:color="auto"/>
        <w:bottom w:val="none" w:sz="0" w:space="0" w:color="auto"/>
        <w:right w:val="none" w:sz="0" w:space="0" w:color="auto"/>
      </w:divBdr>
    </w:div>
    <w:div w:id="866065187">
      <w:bodyDiv w:val="1"/>
      <w:marLeft w:val="0"/>
      <w:marRight w:val="0"/>
      <w:marTop w:val="0"/>
      <w:marBottom w:val="0"/>
      <w:divBdr>
        <w:top w:val="none" w:sz="0" w:space="0" w:color="auto"/>
        <w:left w:val="none" w:sz="0" w:space="0" w:color="auto"/>
        <w:bottom w:val="none" w:sz="0" w:space="0" w:color="auto"/>
        <w:right w:val="none" w:sz="0" w:space="0" w:color="auto"/>
      </w:divBdr>
      <w:divsChild>
        <w:div w:id="956177985">
          <w:marLeft w:val="0"/>
          <w:marRight w:val="0"/>
          <w:marTop w:val="225"/>
          <w:marBottom w:val="0"/>
          <w:divBdr>
            <w:top w:val="none" w:sz="0" w:space="0" w:color="auto"/>
            <w:left w:val="none" w:sz="0" w:space="0" w:color="auto"/>
            <w:bottom w:val="none" w:sz="0" w:space="0" w:color="auto"/>
            <w:right w:val="none" w:sz="0" w:space="0" w:color="auto"/>
          </w:divBdr>
        </w:div>
        <w:div w:id="1997881640">
          <w:marLeft w:val="0"/>
          <w:marRight w:val="0"/>
          <w:marTop w:val="0"/>
          <w:marBottom w:val="0"/>
          <w:divBdr>
            <w:top w:val="none" w:sz="0" w:space="0" w:color="auto"/>
            <w:left w:val="none" w:sz="0" w:space="0" w:color="auto"/>
            <w:bottom w:val="none" w:sz="0" w:space="0" w:color="auto"/>
            <w:right w:val="none" w:sz="0" w:space="0" w:color="auto"/>
          </w:divBdr>
          <w:divsChild>
            <w:div w:id="9574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32304">
      <w:bodyDiv w:val="1"/>
      <w:marLeft w:val="0"/>
      <w:marRight w:val="0"/>
      <w:marTop w:val="0"/>
      <w:marBottom w:val="0"/>
      <w:divBdr>
        <w:top w:val="none" w:sz="0" w:space="0" w:color="auto"/>
        <w:left w:val="none" w:sz="0" w:space="0" w:color="auto"/>
        <w:bottom w:val="none" w:sz="0" w:space="0" w:color="auto"/>
        <w:right w:val="none" w:sz="0" w:space="0" w:color="auto"/>
      </w:divBdr>
    </w:div>
    <w:div w:id="942029065">
      <w:bodyDiv w:val="1"/>
      <w:marLeft w:val="0"/>
      <w:marRight w:val="0"/>
      <w:marTop w:val="0"/>
      <w:marBottom w:val="0"/>
      <w:divBdr>
        <w:top w:val="none" w:sz="0" w:space="0" w:color="auto"/>
        <w:left w:val="none" w:sz="0" w:space="0" w:color="auto"/>
        <w:bottom w:val="none" w:sz="0" w:space="0" w:color="auto"/>
        <w:right w:val="none" w:sz="0" w:space="0" w:color="auto"/>
      </w:divBdr>
    </w:div>
    <w:div w:id="1009794439">
      <w:bodyDiv w:val="1"/>
      <w:marLeft w:val="0"/>
      <w:marRight w:val="0"/>
      <w:marTop w:val="0"/>
      <w:marBottom w:val="0"/>
      <w:divBdr>
        <w:top w:val="none" w:sz="0" w:space="0" w:color="auto"/>
        <w:left w:val="none" w:sz="0" w:space="0" w:color="auto"/>
        <w:bottom w:val="none" w:sz="0" w:space="0" w:color="auto"/>
        <w:right w:val="none" w:sz="0" w:space="0" w:color="auto"/>
      </w:divBdr>
    </w:div>
    <w:div w:id="1067921630">
      <w:bodyDiv w:val="1"/>
      <w:marLeft w:val="0"/>
      <w:marRight w:val="0"/>
      <w:marTop w:val="0"/>
      <w:marBottom w:val="0"/>
      <w:divBdr>
        <w:top w:val="none" w:sz="0" w:space="0" w:color="auto"/>
        <w:left w:val="none" w:sz="0" w:space="0" w:color="auto"/>
        <w:bottom w:val="none" w:sz="0" w:space="0" w:color="auto"/>
        <w:right w:val="none" w:sz="0" w:space="0" w:color="auto"/>
      </w:divBdr>
    </w:div>
    <w:div w:id="1090933266">
      <w:bodyDiv w:val="1"/>
      <w:marLeft w:val="0"/>
      <w:marRight w:val="0"/>
      <w:marTop w:val="0"/>
      <w:marBottom w:val="0"/>
      <w:divBdr>
        <w:top w:val="none" w:sz="0" w:space="0" w:color="auto"/>
        <w:left w:val="none" w:sz="0" w:space="0" w:color="auto"/>
        <w:bottom w:val="none" w:sz="0" w:space="0" w:color="auto"/>
        <w:right w:val="none" w:sz="0" w:space="0" w:color="auto"/>
      </w:divBdr>
    </w:div>
    <w:div w:id="1107309684">
      <w:bodyDiv w:val="1"/>
      <w:marLeft w:val="0"/>
      <w:marRight w:val="0"/>
      <w:marTop w:val="0"/>
      <w:marBottom w:val="0"/>
      <w:divBdr>
        <w:top w:val="none" w:sz="0" w:space="0" w:color="auto"/>
        <w:left w:val="none" w:sz="0" w:space="0" w:color="auto"/>
        <w:bottom w:val="none" w:sz="0" w:space="0" w:color="auto"/>
        <w:right w:val="none" w:sz="0" w:space="0" w:color="auto"/>
      </w:divBdr>
    </w:div>
    <w:div w:id="1313172813">
      <w:bodyDiv w:val="1"/>
      <w:marLeft w:val="0"/>
      <w:marRight w:val="0"/>
      <w:marTop w:val="0"/>
      <w:marBottom w:val="0"/>
      <w:divBdr>
        <w:top w:val="none" w:sz="0" w:space="0" w:color="auto"/>
        <w:left w:val="none" w:sz="0" w:space="0" w:color="auto"/>
        <w:bottom w:val="none" w:sz="0" w:space="0" w:color="auto"/>
        <w:right w:val="none" w:sz="0" w:space="0" w:color="auto"/>
      </w:divBdr>
    </w:div>
    <w:div w:id="1567492661">
      <w:bodyDiv w:val="1"/>
      <w:marLeft w:val="0"/>
      <w:marRight w:val="0"/>
      <w:marTop w:val="0"/>
      <w:marBottom w:val="0"/>
      <w:divBdr>
        <w:top w:val="none" w:sz="0" w:space="0" w:color="auto"/>
        <w:left w:val="none" w:sz="0" w:space="0" w:color="auto"/>
        <w:bottom w:val="none" w:sz="0" w:space="0" w:color="auto"/>
        <w:right w:val="none" w:sz="0" w:space="0" w:color="auto"/>
      </w:divBdr>
    </w:div>
    <w:div w:id="1615166268">
      <w:bodyDiv w:val="1"/>
      <w:marLeft w:val="0"/>
      <w:marRight w:val="0"/>
      <w:marTop w:val="0"/>
      <w:marBottom w:val="0"/>
      <w:divBdr>
        <w:top w:val="none" w:sz="0" w:space="0" w:color="auto"/>
        <w:left w:val="none" w:sz="0" w:space="0" w:color="auto"/>
        <w:bottom w:val="none" w:sz="0" w:space="0" w:color="auto"/>
        <w:right w:val="none" w:sz="0" w:space="0" w:color="auto"/>
      </w:divBdr>
    </w:div>
    <w:div w:id="1620725438">
      <w:bodyDiv w:val="1"/>
      <w:marLeft w:val="0"/>
      <w:marRight w:val="0"/>
      <w:marTop w:val="0"/>
      <w:marBottom w:val="0"/>
      <w:divBdr>
        <w:top w:val="none" w:sz="0" w:space="0" w:color="auto"/>
        <w:left w:val="none" w:sz="0" w:space="0" w:color="auto"/>
        <w:bottom w:val="none" w:sz="0" w:space="0" w:color="auto"/>
        <w:right w:val="none" w:sz="0" w:space="0" w:color="auto"/>
      </w:divBdr>
    </w:div>
    <w:div w:id="1985116340">
      <w:bodyDiv w:val="1"/>
      <w:marLeft w:val="0"/>
      <w:marRight w:val="0"/>
      <w:marTop w:val="0"/>
      <w:marBottom w:val="0"/>
      <w:divBdr>
        <w:top w:val="none" w:sz="0" w:space="0" w:color="auto"/>
        <w:left w:val="none" w:sz="0" w:space="0" w:color="auto"/>
        <w:bottom w:val="none" w:sz="0" w:space="0" w:color="auto"/>
        <w:right w:val="none" w:sz="0" w:space="0" w:color="auto"/>
      </w:divBdr>
    </w:div>
    <w:div w:id="2003925864">
      <w:bodyDiv w:val="1"/>
      <w:marLeft w:val="0"/>
      <w:marRight w:val="0"/>
      <w:marTop w:val="0"/>
      <w:marBottom w:val="0"/>
      <w:divBdr>
        <w:top w:val="none" w:sz="0" w:space="0" w:color="auto"/>
        <w:left w:val="none" w:sz="0" w:space="0" w:color="auto"/>
        <w:bottom w:val="none" w:sz="0" w:space="0" w:color="auto"/>
        <w:right w:val="none" w:sz="0" w:space="0" w:color="auto"/>
      </w:divBdr>
    </w:div>
    <w:div w:id="2017462500">
      <w:bodyDiv w:val="1"/>
      <w:marLeft w:val="0"/>
      <w:marRight w:val="0"/>
      <w:marTop w:val="0"/>
      <w:marBottom w:val="0"/>
      <w:divBdr>
        <w:top w:val="none" w:sz="0" w:space="0" w:color="auto"/>
        <w:left w:val="none" w:sz="0" w:space="0" w:color="auto"/>
        <w:bottom w:val="none" w:sz="0" w:space="0" w:color="auto"/>
        <w:right w:val="none" w:sz="0" w:space="0" w:color="auto"/>
      </w:divBdr>
    </w:div>
    <w:div w:id="2087532943">
      <w:bodyDiv w:val="1"/>
      <w:marLeft w:val="0"/>
      <w:marRight w:val="0"/>
      <w:marTop w:val="0"/>
      <w:marBottom w:val="0"/>
      <w:divBdr>
        <w:top w:val="none" w:sz="0" w:space="0" w:color="auto"/>
        <w:left w:val="none" w:sz="0" w:space="0" w:color="auto"/>
        <w:bottom w:val="none" w:sz="0" w:space="0" w:color="auto"/>
        <w:right w:val="none" w:sz="0" w:space="0" w:color="auto"/>
      </w:divBdr>
    </w:div>
    <w:div w:id="2099982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rogerio.t@oi.net.br"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luiz.rosa@oi.net.br"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aniella.ventura@oi.net.br" TargetMode="External"/><Relationship Id="rId5" Type="http://schemas.openxmlformats.org/officeDocument/2006/relationships/settings" Target="settings.xml"/><Relationship Id="rId15" Type="http://schemas.openxmlformats.org/officeDocument/2006/relationships/hyperlink" Target="https://account.docusign.com/"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evandro.angelo@oi.net.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DOCS!466737.3</documentid>
  <senderid>MBESERRA</senderid>
  <senderemail>MBESERRA@PADISMATTAR.COM.BR</senderemail>
  <lastmodified>2024-12-27T10:34:00.0000000-03:00</lastmodified>
  <database>DOCS</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EAF60-F8CA-4263-BFC8-B49E1014D36C}">
  <ds:schemaRefs>
    <ds:schemaRef ds:uri="http://www.imanage.com/work/xmlschema"/>
  </ds:schemaRefs>
</ds:datastoreItem>
</file>

<file path=customXml/itemProps2.xml><?xml version="1.0" encoding="utf-8"?>
<ds:datastoreItem xmlns:ds="http://schemas.openxmlformats.org/officeDocument/2006/customXml" ds:itemID="{6D71BC1B-D973-46E9-8ECC-007F0F3D9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16</Pages>
  <Words>4483</Words>
  <Characters>24213</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CONTRATO DE COMODATO QUE ENTRE SI CELEBRAM TELEMAR NORTE LESTE S/A E xxxxxxxxxxxxxxxxxxxxxx,</vt:lpstr>
    </vt:vector>
  </TitlesOfParts>
  <Company>FPA</Company>
  <LinksUpToDate>false</LinksUpToDate>
  <CharactersWithSpaces>28639</CharactersWithSpaces>
  <SharedDoc>false</SharedDoc>
  <HLinks>
    <vt:vector size="6" baseType="variant">
      <vt:variant>
        <vt:i4>1966133</vt:i4>
      </vt:variant>
      <vt:variant>
        <vt:i4>0</vt:i4>
      </vt:variant>
      <vt:variant>
        <vt:i4>0</vt:i4>
      </vt:variant>
      <vt:variant>
        <vt:i4>5</vt:i4>
      </vt:variant>
      <vt:variant>
        <vt:lpwstr>mailto:LD-Locacao_de_Imoveis@oi.net.br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COMODATO QUE ENTRE SI CELEBRAM TELEMAR NORTE LESTE S/A E xxxxxxxxxxxxxxxxxxxxxx,</dc:title>
  <dc:subject/>
  <dc:creator>Jan</dc:creator>
  <cp:keywords/>
  <cp:lastModifiedBy>Daniella Geszikter Ventura</cp:lastModifiedBy>
  <cp:revision>6</cp:revision>
  <cp:lastPrinted>2016-02-22T21:25:00Z</cp:lastPrinted>
  <dcterms:created xsi:type="dcterms:W3CDTF">2024-12-30T18:18:00Z</dcterms:created>
  <dcterms:modified xsi:type="dcterms:W3CDTF">2024-12-30T18:53:00Z</dcterms:modified>
</cp:coreProperties>
</file>