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38430" w14:textId="573DCF5A" w:rsidR="0073364B" w:rsidRPr="00604712" w:rsidRDefault="002730B8">
      <w:pPr>
        <w:spacing w:before="20" w:line="259" w:lineRule="auto"/>
        <w:ind w:left="3922" w:right="3781" w:firstLine="4"/>
        <w:jc w:val="center"/>
        <w:rPr>
          <w:b/>
          <w:sz w:val="24"/>
          <w:szCs w:val="24"/>
        </w:rPr>
      </w:pPr>
      <w:r w:rsidRPr="00604712">
        <w:rPr>
          <w:b/>
          <w:smallCaps/>
          <w:sz w:val="24"/>
          <w:szCs w:val="24"/>
          <w:u w:val="single"/>
        </w:rPr>
        <w:t>A</w:t>
      </w:r>
      <w:r>
        <w:rPr>
          <w:b/>
          <w:smallCaps/>
          <w:sz w:val="24"/>
          <w:szCs w:val="24"/>
          <w:u w:val="single"/>
        </w:rPr>
        <w:t>nexo</w:t>
      </w:r>
      <w:r w:rsidRPr="00604712">
        <w:rPr>
          <w:b/>
          <w:smallCaps/>
          <w:sz w:val="24"/>
          <w:szCs w:val="24"/>
          <w:u w:val="single"/>
        </w:rPr>
        <w:t xml:space="preserve"> 5.2.1(I)</w:t>
      </w:r>
      <w:r w:rsidRPr="002730B8">
        <w:rPr>
          <w:b/>
          <w:sz w:val="24"/>
          <w:szCs w:val="24"/>
        </w:rPr>
        <w:t xml:space="preserve"> </w:t>
      </w:r>
      <w:r w:rsidRPr="00604712">
        <w:rPr>
          <w:b/>
          <w:smallCaps/>
          <w:sz w:val="24"/>
          <w:szCs w:val="24"/>
        </w:rPr>
        <w:t>Acerv</w:t>
      </w:r>
      <w:r w:rsidR="00256229">
        <w:rPr>
          <w:b/>
          <w:smallCaps/>
          <w:spacing w:val="-12"/>
          <w:sz w:val="24"/>
          <w:szCs w:val="24"/>
        </w:rPr>
        <w:t xml:space="preserve">o </w:t>
      </w:r>
      <w:r w:rsidRPr="00604712">
        <w:rPr>
          <w:b/>
          <w:smallCaps/>
          <w:sz w:val="24"/>
          <w:szCs w:val="24"/>
        </w:rPr>
        <w:t>Client</w:t>
      </w:r>
      <w:r>
        <w:rPr>
          <w:b/>
          <w:smallCaps/>
          <w:sz w:val="24"/>
          <w:szCs w:val="24"/>
        </w:rPr>
        <w:t>C</w:t>
      </w:r>
      <w:r w:rsidRPr="00604712">
        <w:rPr>
          <w:b/>
          <w:smallCaps/>
          <w:sz w:val="24"/>
          <w:szCs w:val="24"/>
        </w:rPr>
        <w:t>o</w:t>
      </w:r>
    </w:p>
    <w:p w14:paraId="57D38431" w14:textId="77777777" w:rsidR="0073364B" w:rsidRPr="00604712" w:rsidRDefault="0073364B">
      <w:pPr>
        <w:pStyle w:val="Corpodetexto"/>
        <w:rPr>
          <w:b/>
          <w:sz w:val="24"/>
          <w:szCs w:val="24"/>
        </w:rPr>
      </w:pPr>
    </w:p>
    <w:p w14:paraId="56AC9A20" w14:textId="163EF238" w:rsidR="00A5179E" w:rsidRPr="00604712" w:rsidRDefault="00A5179E" w:rsidP="00836D8A">
      <w:pPr>
        <w:pStyle w:val="Corpodetexto"/>
        <w:spacing w:before="1" w:line="259" w:lineRule="auto"/>
        <w:ind w:left="763" w:right="333"/>
        <w:jc w:val="both"/>
        <w:rPr>
          <w:sz w:val="24"/>
          <w:szCs w:val="24"/>
        </w:rPr>
      </w:pPr>
      <w:r w:rsidRPr="00604712">
        <w:rPr>
          <w:sz w:val="24"/>
          <w:szCs w:val="24"/>
        </w:rPr>
        <w:t xml:space="preserve">A(s) UPI(s) ClientCo e será(ão) organizada(s) na forma de uma ou mais SPEs e </w:t>
      </w:r>
      <w:r w:rsidR="003F0D28" w:rsidRPr="00604712">
        <w:rPr>
          <w:sz w:val="24"/>
          <w:szCs w:val="24"/>
        </w:rPr>
        <w:t>será</w:t>
      </w:r>
      <w:r w:rsidR="003D7BB4" w:rsidRPr="00604712">
        <w:rPr>
          <w:sz w:val="24"/>
          <w:szCs w:val="24"/>
        </w:rPr>
        <w:t>(ão)</w:t>
      </w:r>
      <w:r w:rsidR="003F0D28" w:rsidRPr="00604712">
        <w:rPr>
          <w:sz w:val="24"/>
          <w:szCs w:val="24"/>
        </w:rPr>
        <w:t xml:space="preserve"> composta</w:t>
      </w:r>
      <w:r w:rsidR="003D7BB4" w:rsidRPr="00604712">
        <w:rPr>
          <w:sz w:val="24"/>
          <w:szCs w:val="24"/>
        </w:rPr>
        <w:t>(s)</w:t>
      </w:r>
      <w:r w:rsidR="003F0D28" w:rsidRPr="00604712">
        <w:rPr>
          <w:sz w:val="24"/>
          <w:szCs w:val="24"/>
        </w:rPr>
        <w:t xml:space="preserve"> </w:t>
      </w:r>
      <w:r w:rsidR="007D1CC0" w:rsidRPr="00604712">
        <w:rPr>
          <w:sz w:val="24"/>
          <w:szCs w:val="24"/>
        </w:rPr>
        <w:t xml:space="preserve">pelos </w:t>
      </w:r>
      <w:r w:rsidR="004B5EDE" w:rsidRPr="00604712">
        <w:rPr>
          <w:sz w:val="24"/>
          <w:szCs w:val="24"/>
        </w:rPr>
        <w:t xml:space="preserve">ativos </w:t>
      </w:r>
      <w:r w:rsidR="007D1CC0" w:rsidRPr="00604712">
        <w:rPr>
          <w:sz w:val="24"/>
          <w:szCs w:val="24"/>
        </w:rPr>
        <w:t xml:space="preserve">listados </w:t>
      </w:r>
      <w:r w:rsidR="006B0829">
        <w:rPr>
          <w:sz w:val="24"/>
          <w:szCs w:val="24"/>
        </w:rPr>
        <w:t xml:space="preserve">neste </w:t>
      </w:r>
      <w:r w:rsidR="006B0829" w:rsidRPr="006B0829">
        <w:rPr>
          <w:b/>
          <w:bCs/>
          <w:sz w:val="24"/>
          <w:szCs w:val="24"/>
        </w:rPr>
        <w:t xml:space="preserve">Anexo </w:t>
      </w:r>
      <w:r w:rsidR="006B0829">
        <w:rPr>
          <w:b/>
          <w:bCs/>
          <w:sz w:val="24"/>
          <w:szCs w:val="24"/>
        </w:rPr>
        <w:t>[</w:t>
      </w:r>
      <w:r w:rsidR="006B0829" w:rsidRPr="006B0829">
        <w:rPr>
          <w:b/>
          <w:bCs/>
          <w:sz w:val="24"/>
          <w:szCs w:val="24"/>
        </w:rPr>
        <w:t>5.2.1(I)</w:t>
      </w:r>
      <w:r w:rsidR="006B0829">
        <w:rPr>
          <w:b/>
          <w:bCs/>
          <w:sz w:val="24"/>
          <w:szCs w:val="24"/>
        </w:rPr>
        <w:t>]</w:t>
      </w:r>
      <w:r w:rsidR="006B0829">
        <w:rPr>
          <w:sz w:val="24"/>
          <w:szCs w:val="24"/>
        </w:rPr>
        <w:t xml:space="preserve"> </w:t>
      </w:r>
      <w:r w:rsidR="008F0250" w:rsidRPr="00604712">
        <w:rPr>
          <w:sz w:val="24"/>
          <w:szCs w:val="24"/>
        </w:rPr>
        <w:t>que integram a operação da Oi de prestação de serviços de banda larga via fibra ótica para os clientes finais pessoas físicas e jurídicas</w:t>
      </w:r>
      <w:r w:rsidR="00AD605B" w:rsidRPr="00604712">
        <w:rPr>
          <w:sz w:val="24"/>
          <w:szCs w:val="24"/>
        </w:rPr>
        <w:t xml:space="preserve"> cuja conexão é atualmente provida por meio do Contrato Nº CT/OI/DA/404-2020 – Contrato de Cessão Onerosa de Meios de Rede FTTH em Regime de Exploração Industrial para Serviço de Transmissão de Dados em Alta Velocidade e Conexão Dedicada à Internet celebrado entre Oi e BRASIL TELECOM COMUNICAÇÃO MULTIMÍDIA S.A. (antiga denonimação de V.tal), datado de 09 de junho de 2022 ("</w:t>
      </w:r>
      <w:r w:rsidR="00AD605B" w:rsidRPr="00604712">
        <w:rPr>
          <w:sz w:val="24"/>
          <w:szCs w:val="24"/>
          <w:u w:val="single"/>
        </w:rPr>
        <w:t>Contrato V.tal</w:t>
      </w:r>
      <w:r w:rsidR="00AD605B" w:rsidRPr="00604712">
        <w:rPr>
          <w:sz w:val="24"/>
          <w:szCs w:val="24"/>
        </w:rPr>
        <w:t>”)</w:t>
      </w:r>
      <w:r w:rsidR="008F0250" w:rsidRPr="00604712">
        <w:rPr>
          <w:sz w:val="24"/>
          <w:szCs w:val="24"/>
        </w:rPr>
        <w:t xml:space="preserve"> ("</w:t>
      </w:r>
      <w:r w:rsidR="008F0250" w:rsidRPr="00604712">
        <w:rPr>
          <w:sz w:val="24"/>
          <w:szCs w:val="24"/>
          <w:u w:val="single"/>
        </w:rPr>
        <w:t>Clientes</w:t>
      </w:r>
      <w:r w:rsidR="008F0250" w:rsidRPr="00604712">
        <w:rPr>
          <w:sz w:val="24"/>
          <w:szCs w:val="24"/>
        </w:rPr>
        <w:t xml:space="preserve">”), assim como </w:t>
      </w:r>
      <w:r w:rsidR="00125341" w:rsidRPr="00604712">
        <w:rPr>
          <w:sz w:val="24"/>
          <w:szCs w:val="24"/>
        </w:rPr>
        <w:t xml:space="preserve">as </w:t>
      </w:r>
      <w:r w:rsidR="004B5EDE" w:rsidRPr="00604712">
        <w:rPr>
          <w:sz w:val="24"/>
          <w:szCs w:val="24"/>
        </w:rPr>
        <w:t>obrigações</w:t>
      </w:r>
      <w:r w:rsidR="008F0250" w:rsidRPr="00604712">
        <w:rPr>
          <w:sz w:val="24"/>
          <w:szCs w:val="24"/>
        </w:rPr>
        <w:t xml:space="preserve"> relacionadas a tais ativos</w:t>
      </w:r>
      <w:r w:rsidR="00125341" w:rsidRPr="00604712">
        <w:rPr>
          <w:sz w:val="24"/>
          <w:szCs w:val="24"/>
        </w:rPr>
        <w:t xml:space="preserve"> expressamente previstas </w:t>
      </w:r>
      <w:r w:rsidR="000F4EA7" w:rsidRPr="00604712">
        <w:rPr>
          <w:sz w:val="24"/>
          <w:szCs w:val="24"/>
        </w:rPr>
        <w:t>neste Anexo 5.2.1(i)</w:t>
      </w:r>
      <w:r w:rsidR="0094489E" w:rsidRPr="00604712">
        <w:rPr>
          <w:sz w:val="24"/>
          <w:szCs w:val="24"/>
        </w:rPr>
        <w:t xml:space="preserve">. </w:t>
      </w:r>
    </w:p>
    <w:p w14:paraId="6FC6513A" w14:textId="77777777" w:rsidR="00A5179E" w:rsidRPr="00604712" w:rsidRDefault="00A5179E" w:rsidP="00836D8A">
      <w:pPr>
        <w:pStyle w:val="Corpodetexto"/>
        <w:spacing w:before="1" w:line="259" w:lineRule="auto"/>
        <w:ind w:left="763" w:right="333"/>
        <w:jc w:val="both"/>
        <w:rPr>
          <w:sz w:val="24"/>
          <w:szCs w:val="24"/>
        </w:rPr>
      </w:pPr>
    </w:p>
    <w:p w14:paraId="39B3B96E" w14:textId="06671E8D" w:rsidR="00125341" w:rsidRPr="00604712" w:rsidRDefault="0094489E" w:rsidP="00836D8A">
      <w:pPr>
        <w:pStyle w:val="Corpodetexto"/>
        <w:spacing w:before="1" w:line="259" w:lineRule="auto"/>
        <w:ind w:left="763" w:right="333"/>
        <w:jc w:val="both"/>
        <w:rPr>
          <w:sz w:val="24"/>
          <w:szCs w:val="24"/>
        </w:rPr>
      </w:pPr>
      <w:r w:rsidRPr="00604712">
        <w:rPr>
          <w:sz w:val="24"/>
          <w:szCs w:val="24"/>
        </w:rPr>
        <w:t>A UPI ClientCo abrangerá também a prestação</w:t>
      </w:r>
      <w:r w:rsidR="007D1CC0" w:rsidRPr="00604712">
        <w:rPr>
          <w:sz w:val="24"/>
          <w:szCs w:val="24"/>
        </w:rPr>
        <w:t xml:space="preserve"> </w:t>
      </w:r>
      <w:r w:rsidRPr="00604712">
        <w:rPr>
          <w:sz w:val="24"/>
          <w:szCs w:val="24"/>
        </w:rPr>
        <w:t>d</w:t>
      </w:r>
      <w:r w:rsidR="003F0D28" w:rsidRPr="00604712">
        <w:rPr>
          <w:sz w:val="24"/>
          <w:szCs w:val="24"/>
        </w:rPr>
        <w:t>os Serviços de Valor Adicionado e de Voz sobre IP (eventualmente integrando o serviço da Oi)</w:t>
      </w:r>
      <w:r w:rsidR="007D1CC0" w:rsidRPr="00604712">
        <w:rPr>
          <w:sz w:val="24"/>
          <w:szCs w:val="24"/>
        </w:rPr>
        <w:t>. De modo geral, os ativos abrangidos pela UPI ClientCo serão aqueles</w:t>
      </w:r>
      <w:r w:rsidR="006B0829">
        <w:rPr>
          <w:sz w:val="24"/>
          <w:szCs w:val="24"/>
        </w:rPr>
        <w:t xml:space="preserve"> ativos</w:t>
      </w:r>
      <w:r w:rsidR="007D1CC0" w:rsidRPr="00604712">
        <w:rPr>
          <w:sz w:val="24"/>
          <w:szCs w:val="24"/>
        </w:rPr>
        <w:t xml:space="preserve"> que, </w:t>
      </w:r>
      <w:r w:rsidR="00E6750B">
        <w:rPr>
          <w:sz w:val="24"/>
          <w:szCs w:val="24"/>
        </w:rPr>
        <w:t xml:space="preserve">em conjunto com </w:t>
      </w:r>
      <w:r w:rsidR="007D1CC0" w:rsidRPr="00604712">
        <w:rPr>
          <w:sz w:val="24"/>
          <w:szCs w:val="24"/>
        </w:rPr>
        <w:t>o</w:t>
      </w:r>
      <w:r w:rsidR="00836D8A" w:rsidRPr="00604712">
        <w:rPr>
          <w:sz w:val="24"/>
          <w:szCs w:val="24"/>
        </w:rPr>
        <w:t xml:space="preserve"> </w:t>
      </w:r>
      <w:r w:rsidR="00B03BF5" w:rsidRPr="00604712">
        <w:rPr>
          <w:sz w:val="24"/>
          <w:szCs w:val="24"/>
        </w:rPr>
        <w:t>Contrato V.tal</w:t>
      </w:r>
      <w:r w:rsidRPr="00604712">
        <w:rPr>
          <w:sz w:val="24"/>
          <w:szCs w:val="24"/>
        </w:rPr>
        <w:t xml:space="preserve"> ou novo contrato que </w:t>
      </w:r>
      <w:r w:rsidR="00335AB6">
        <w:rPr>
          <w:sz w:val="24"/>
          <w:szCs w:val="24"/>
        </w:rPr>
        <w:t xml:space="preserve">eventualmente </w:t>
      </w:r>
      <w:r w:rsidRPr="00604712">
        <w:rPr>
          <w:sz w:val="24"/>
          <w:szCs w:val="24"/>
        </w:rPr>
        <w:t>o vier a substituir,</w:t>
      </w:r>
      <w:r w:rsidR="00B03BF5" w:rsidRPr="00604712">
        <w:rPr>
          <w:sz w:val="24"/>
          <w:szCs w:val="24"/>
        </w:rPr>
        <w:t xml:space="preserve"> </w:t>
      </w:r>
      <w:r w:rsidR="007D1CC0" w:rsidRPr="00604712">
        <w:rPr>
          <w:sz w:val="24"/>
          <w:szCs w:val="24"/>
        </w:rPr>
        <w:t>permitam a prestação dos serviços em questão descritos acima</w:t>
      </w:r>
      <w:r w:rsidR="003F0D28" w:rsidRPr="00604712">
        <w:rPr>
          <w:sz w:val="24"/>
          <w:szCs w:val="24"/>
        </w:rPr>
        <w:t xml:space="preserve">. </w:t>
      </w:r>
    </w:p>
    <w:p w14:paraId="19B53359" w14:textId="77777777" w:rsidR="00125341" w:rsidRPr="00604712" w:rsidRDefault="00125341" w:rsidP="006006C4">
      <w:pPr>
        <w:pStyle w:val="Corpodetexto"/>
        <w:spacing w:before="1" w:line="259" w:lineRule="auto"/>
        <w:ind w:left="763" w:right="333"/>
        <w:jc w:val="both"/>
        <w:rPr>
          <w:sz w:val="24"/>
          <w:szCs w:val="24"/>
        </w:rPr>
      </w:pPr>
    </w:p>
    <w:p w14:paraId="57D38434" w14:textId="5496823B" w:rsidR="0073364B" w:rsidRPr="00604712" w:rsidRDefault="00AA0BBB" w:rsidP="007F6D91">
      <w:pPr>
        <w:pStyle w:val="Corpodetexto"/>
        <w:spacing w:before="1" w:line="259" w:lineRule="auto"/>
        <w:ind w:left="763" w:right="333"/>
        <w:jc w:val="both"/>
        <w:rPr>
          <w:sz w:val="24"/>
          <w:szCs w:val="24"/>
        </w:rPr>
      </w:pPr>
      <w:r w:rsidRPr="00604712">
        <w:rPr>
          <w:sz w:val="24"/>
          <w:szCs w:val="24"/>
        </w:rPr>
        <w:t>O</w:t>
      </w:r>
      <w:r w:rsidR="003F0D28" w:rsidRPr="00604712">
        <w:rPr>
          <w:sz w:val="24"/>
          <w:szCs w:val="24"/>
        </w:rPr>
        <w:t>s principais ativos</w:t>
      </w:r>
      <w:r w:rsidR="008F0250" w:rsidRPr="00604712">
        <w:rPr>
          <w:sz w:val="24"/>
          <w:szCs w:val="24"/>
        </w:rPr>
        <w:t xml:space="preserve"> (não exaustivos)</w:t>
      </w:r>
      <w:r w:rsidR="003F0D28" w:rsidRPr="00604712">
        <w:rPr>
          <w:sz w:val="24"/>
          <w:szCs w:val="24"/>
        </w:rPr>
        <w:t xml:space="preserve"> </w:t>
      </w:r>
      <w:r w:rsidR="002870E0" w:rsidRPr="00604712">
        <w:rPr>
          <w:sz w:val="24"/>
          <w:szCs w:val="24"/>
        </w:rPr>
        <w:t xml:space="preserve">e obrigações </w:t>
      </w:r>
      <w:r w:rsidR="003F0D28" w:rsidRPr="00604712">
        <w:rPr>
          <w:sz w:val="24"/>
          <w:szCs w:val="24"/>
        </w:rPr>
        <w:t>da UPI ClientCo são:</w:t>
      </w:r>
    </w:p>
    <w:p w14:paraId="57D38435" w14:textId="6147D455" w:rsidR="0073364B" w:rsidRPr="00604712" w:rsidRDefault="003F0D28" w:rsidP="0039429F">
      <w:pPr>
        <w:pStyle w:val="PargrafodaLista"/>
        <w:numPr>
          <w:ilvl w:val="0"/>
          <w:numId w:val="1"/>
        </w:numPr>
        <w:tabs>
          <w:tab w:val="left" w:pos="1018"/>
        </w:tabs>
        <w:spacing w:before="161" w:line="259" w:lineRule="auto"/>
        <w:ind w:left="1440" w:right="337" w:firstLine="0"/>
        <w:rPr>
          <w:sz w:val="24"/>
          <w:szCs w:val="24"/>
        </w:rPr>
      </w:pPr>
      <w:r w:rsidRPr="00604712">
        <w:rPr>
          <w:sz w:val="24"/>
          <w:szCs w:val="24"/>
        </w:rPr>
        <w:t xml:space="preserve">Base de clientes de banda larga via fibra ótica, dos segmentos varejo e empresarial, </w:t>
      </w:r>
      <w:r w:rsidR="004C3247" w:rsidRPr="00604712">
        <w:rPr>
          <w:sz w:val="24"/>
          <w:szCs w:val="24"/>
        </w:rPr>
        <w:t>cuja composição está detalhada</w:t>
      </w:r>
      <w:r w:rsidRPr="00604712">
        <w:rPr>
          <w:sz w:val="24"/>
          <w:szCs w:val="24"/>
        </w:rPr>
        <w:t xml:space="preserve"> na </w:t>
      </w:r>
      <w:r w:rsidRPr="00604712">
        <w:rPr>
          <w:b/>
          <w:sz w:val="24"/>
          <w:szCs w:val="24"/>
        </w:rPr>
        <w:t xml:space="preserve">Seção A </w:t>
      </w:r>
      <w:r w:rsidRPr="00604712">
        <w:rPr>
          <w:sz w:val="24"/>
          <w:szCs w:val="24"/>
        </w:rPr>
        <w:t>deste Anexo</w:t>
      </w:r>
      <w:r w:rsidR="008B6A91" w:rsidRPr="00604712">
        <w:rPr>
          <w:sz w:val="24"/>
          <w:szCs w:val="24"/>
        </w:rPr>
        <w:t>. Na data de fechamento da alienação da UPI ClientCo nos termos do Plano ("</w:t>
      </w:r>
      <w:r w:rsidR="008B6A91" w:rsidRPr="00604712">
        <w:rPr>
          <w:sz w:val="24"/>
          <w:szCs w:val="24"/>
          <w:u w:val="single"/>
        </w:rPr>
        <w:t>Data de Fechamento UPI ClientCo</w:t>
      </w:r>
      <w:r w:rsidR="008B6A91" w:rsidRPr="00604712">
        <w:rPr>
          <w:sz w:val="24"/>
          <w:szCs w:val="24"/>
        </w:rPr>
        <w:t>”)</w:t>
      </w:r>
      <w:r w:rsidR="0094489E" w:rsidRPr="00604712">
        <w:rPr>
          <w:sz w:val="24"/>
          <w:szCs w:val="24"/>
        </w:rPr>
        <w:t xml:space="preserve"> t</w:t>
      </w:r>
      <w:r w:rsidR="008B6A91" w:rsidRPr="00604712">
        <w:rPr>
          <w:sz w:val="24"/>
          <w:szCs w:val="24"/>
        </w:rPr>
        <w:t>a</w:t>
      </w:r>
      <w:r w:rsidR="0094489E" w:rsidRPr="00604712">
        <w:rPr>
          <w:sz w:val="24"/>
          <w:szCs w:val="24"/>
        </w:rPr>
        <w:t>l</w:t>
      </w:r>
      <w:r w:rsidR="008B6A91" w:rsidRPr="00604712">
        <w:rPr>
          <w:sz w:val="24"/>
          <w:szCs w:val="24"/>
        </w:rPr>
        <w:t xml:space="preserve"> base de clientes </w:t>
      </w:r>
      <w:r w:rsidR="00AA2C8C" w:rsidRPr="00604712">
        <w:rPr>
          <w:sz w:val="24"/>
          <w:szCs w:val="24"/>
        </w:rPr>
        <w:t>será atualizada e</w:t>
      </w:r>
      <w:r w:rsidR="008B6A91" w:rsidRPr="00604712">
        <w:rPr>
          <w:sz w:val="24"/>
          <w:szCs w:val="24"/>
        </w:rPr>
        <w:t xml:space="preserve"> </w:t>
      </w:r>
      <w:r w:rsidR="002943A1" w:rsidRPr="00604712">
        <w:rPr>
          <w:sz w:val="24"/>
          <w:szCs w:val="24"/>
        </w:rPr>
        <w:t xml:space="preserve">irá compor </w:t>
      </w:r>
      <w:r w:rsidR="008B6A91" w:rsidRPr="00604712">
        <w:rPr>
          <w:sz w:val="24"/>
          <w:szCs w:val="24"/>
        </w:rPr>
        <w:t>a UPI ClientCo</w:t>
      </w:r>
      <w:r w:rsidR="003E2D72" w:rsidRPr="00604712">
        <w:rPr>
          <w:sz w:val="24"/>
          <w:szCs w:val="24"/>
        </w:rPr>
        <w:t xml:space="preserve"> para todos os fins</w:t>
      </w:r>
      <w:r w:rsidRPr="00604712">
        <w:rPr>
          <w:sz w:val="24"/>
          <w:szCs w:val="24"/>
        </w:rPr>
        <w:t>.</w:t>
      </w:r>
    </w:p>
    <w:p w14:paraId="57D38436" w14:textId="295770AD" w:rsidR="0073364B" w:rsidRPr="00604712" w:rsidRDefault="003F0D28" w:rsidP="0039429F">
      <w:pPr>
        <w:pStyle w:val="PargrafodaLista"/>
        <w:numPr>
          <w:ilvl w:val="0"/>
          <w:numId w:val="1"/>
        </w:numPr>
        <w:tabs>
          <w:tab w:val="left" w:pos="1035"/>
        </w:tabs>
        <w:spacing w:line="259" w:lineRule="auto"/>
        <w:ind w:left="1440" w:firstLine="0"/>
        <w:rPr>
          <w:sz w:val="24"/>
          <w:szCs w:val="24"/>
        </w:rPr>
      </w:pPr>
      <w:r w:rsidRPr="00604712">
        <w:rPr>
          <w:sz w:val="24"/>
          <w:szCs w:val="24"/>
        </w:rPr>
        <w:t>Equipamentos terminais da rede de fibra ótica – ONTs (</w:t>
      </w:r>
      <w:r w:rsidRPr="00604712">
        <w:rPr>
          <w:i/>
          <w:sz w:val="24"/>
          <w:szCs w:val="24"/>
        </w:rPr>
        <w:t>Optical Network Terminal</w:t>
      </w:r>
      <w:r w:rsidRPr="00604712">
        <w:rPr>
          <w:sz w:val="24"/>
          <w:szCs w:val="24"/>
        </w:rPr>
        <w:t>)</w:t>
      </w:r>
      <w:r w:rsidRPr="00604712">
        <w:rPr>
          <w:spacing w:val="40"/>
          <w:sz w:val="24"/>
          <w:szCs w:val="24"/>
        </w:rPr>
        <w:t xml:space="preserve"> </w:t>
      </w:r>
      <w:r w:rsidRPr="00604712">
        <w:rPr>
          <w:sz w:val="24"/>
          <w:szCs w:val="24"/>
        </w:rPr>
        <w:t>que são instalados n</w:t>
      </w:r>
      <w:r w:rsidR="00C14B87" w:rsidRPr="00604712">
        <w:rPr>
          <w:sz w:val="24"/>
          <w:szCs w:val="24"/>
        </w:rPr>
        <w:t>o</w:t>
      </w:r>
      <w:r w:rsidRPr="00604712">
        <w:rPr>
          <w:sz w:val="24"/>
          <w:szCs w:val="24"/>
        </w:rPr>
        <w:t xml:space="preserve">s </w:t>
      </w:r>
      <w:r w:rsidR="00C14B87" w:rsidRPr="00604712">
        <w:rPr>
          <w:sz w:val="24"/>
          <w:szCs w:val="24"/>
        </w:rPr>
        <w:t>domicílios</w:t>
      </w:r>
      <w:r w:rsidRPr="00604712">
        <w:rPr>
          <w:sz w:val="24"/>
          <w:szCs w:val="24"/>
        </w:rPr>
        <w:t xml:space="preserve"> dos </w:t>
      </w:r>
      <w:r w:rsidR="002B357D" w:rsidRPr="00604712">
        <w:rPr>
          <w:sz w:val="24"/>
          <w:szCs w:val="24"/>
        </w:rPr>
        <w:t>C</w:t>
      </w:r>
      <w:r w:rsidRPr="00604712">
        <w:rPr>
          <w:sz w:val="24"/>
          <w:szCs w:val="24"/>
        </w:rPr>
        <w:t>lientes, responsáveis pela transmissão/recepção dos sinais da rede de fibra ótica FTTH, assim como os equipamentos terminais</w:t>
      </w:r>
      <w:r w:rsidRPr="00604712">
        <w:rPr>
          <w:spacing w:val="40"/>
          <w:sz w:val="24"/>
          <w:szCs w:val="24"/>
        </w:rPr>
        <w:t xml:space="preserve"> </w:t>
      </w:r>
      <w:r w:rsidRPr="00604712">
        <w:rPr>
          <w:sz w:val="24"/>
          <w:szCs w:val="24"/>
        </w:rPr>
        <w:t>responsáveis pela rede Wi-Fi do</w:t>
      </w:r>
      <w:r w:rsidR="00AA565C" w:rsidRPr="00604712">
        <w:rPr>
          <w:sz w:val="24"/>
          <w:szCs w:val="24"/>
        </w:rPr>
        <w:t>s</w:t>
      </w:r>
      <w:r w:rsidRPr="00604712">
        <w:rPr>
          <w:sz w:val="24"/>
          <w:szCs w:val="24"/>
        </w:rPr>
        <w:t xml:space="preserve"> </w:t>
      </w:r>
      <w:r w:rsidR="00AA565C" w:rsidRPr="00604712">
        <w:rPr>
          <w:sz w:val="24"/>
          <w:szCs w:val="24"/>
        </w:rPr>
        <w:t>C</w:t>
      </w:r>
      <w:r w:rsidRPr="00604712">
        <w:rPr>
          <w:sz w:val="24"/>
          <w:szCs w:val="24"/>
        </w:rPr>
        <w:t>liente</w:t>
      </w:r>
      <w:r w:rsidR="00AA565C" w:rsidRPr="00604712">
        <w:rPr>
          <w:sz w:val="24"/>
          <w:szCs w:val="24"/>
        </w:rPr>
        <w:t>s</w:t>
      </w:r>
      <w:r w:rsidRPr="00604712">
        <w:rPr>
          <w:sz w:val="24"/>
          <w:szCs w:val="24"/>
        </w:rPr>
        <w:t xml:space="preserve"> (Mesh) associados ao serviço atualmente </w:t>
      </w:r>
      <w:r w:rsidR="00AA565C" w:rsidRPr="00604712">
        <w:rPr>
          <w:sz w:val="24"/>
          <w:szCs w:val="24"/>
        </w:rPr>
        <w:t xml:space="preserve">nomeado </w:t>
      </w:r>
      <w:r w:rsidRPr="00604712">
        <w:rPr>
          <w:sz w:val="24"/>
          <w:szCs w:val="24"/>
        </w:rPr>
        <w:t>de Oi Fibra X</w:t>
      </w:r>
      <w:r w:rsidR="00335AB6">
        <w:rPr>
          <w:sz w:val="24"/>
          <w:szCs w:val="24"/>
        </w:rPr>
        <w:t>, inclusive qualquer estoque de ambos equipamentos</w:t>
      </w:r>
      <w:r w:rsidRPr="00604712">
        <w:rPr>
          <w:sz w:val="24"/>
          <w:szCs w:val="24"/>
        </w:rPr>
        <w:t>.</w:t>
      </w:r>
    </w:p>
    <w:p w14:paraId="02819040" w14:textId="1E206BB4" w:rsidR="002B5C92" w:rsidRPr="00604712" w:rsidRDefault="003F0D28" w:rsidP="0039429F">
      <w:pPr>
        <w:pStyle w:val="PargrafodaLista"/>
        <w:numPr>
          <w:ilvl w:val="0"/>
          <w:numId w:val="1"/>
        </w:numPr>
        <w:tabs>
          <w:tab w:val="left" w:pos="1016"/>
        </w:tabs>
        <w:spacing w:before="159" w:line="259" w:lineRule="auto"/>
        <w:ind w:left="1440" w:right="332" w:firstLine="0"/>
        <w:rPr>
          <w:sz w:val="24"/>
          <w:szCs w:val="24"/>
        </w:rPr>
      </w:pPr>
      <w:r w:rsidRPr="00604712">
        <w:rPr>
          <w:sz w:val="24"/>
          <w:szCs w:val="24"/>
        </w:rPr>
        <w:t xml:space="preserve">Sistemas e plataformas utilizados </w:t>
      </w:r>
      <w:r w:rsidR="00AA2C8C" w:rsidRPr="00604712">
        <w:rPr>
          <w:sz w:val="24"/>
          <w:szCs w:val="24"/>
        </w:rPr>
        <w:t xml:space="preserve">exclusivamente </w:t>
      </w:r>
      <w:r w:rsidRPr="00604712">
        <w:rPr>
          <w:sz w:val="24"/>
          <w:szCs w:val="24"/>
        </w:rPr>
        <w:t>para a operação da UPI ClientCo</w:t>
      </w:r>
      <w:r w:rsidR="00AA2C8C" w:rsidRPr="00604712">
        <w:rPr>
          <w:sz w:val="24"/>
          <w:szCs w:val="24"/>
        </w:rPr>
        <w:t xml:space="preserve">, conforme listados na </w:t>
      </w:r>
      <w:r w:rsidR="00AA2C8C" w:rsidRPr="00604712">
        <w:rPr>
          <w:b/>
          <w:bCs/>
          <w:sz w:val="24"/>
          <w:szCs w:val="24"/>
        </w:rPr>
        <w:t>Seção B</w:t>
      </w:r>
      <w:r w:rsidR="00AA2C8C" w:rsidRPr="00604712">
        <w:rPr>
          <w:sz w:val="24"/>
          <w:szCs w:val="24"/>
        </w:rPr>
        <w:t xml:space="preserve"> deste Anexo,</w:t>
      </w:r>
      <w:r w:rsidR="00FD5A02" w:rsidRPr="00604712">
        <w:rPr>
          <w:sz w:val="24"/>
          <w:szCs w:val="24"/>
        </w:rPr>
        <w:t xml:space="preserve"> a </w:t>
      </w:r>
      <w:r w:rsidR="00471620" w:rsidRPr="00604712">
        <w:rPr>
          <w:sz w:val="24"/>
          <w:szCs w:val="24"/>
        </w:rPr>
        <w:t xml:space="preserve">critério do </w:t>
      </w:r>
      <w:r w:rsidR="00FB70FE" w:rsidRPr="00604712">
        <w:rPr>
          <w:sz w:val="24"/>
          <w:szCs w:val="24"/>
        </w:rPr>
        <w:t>adquirente</w:t>
      </w:r>
      <w:r w:rsidR="00471620" w:rsidRPr="00604712">
        <w:rPr>
          <w:sz w:val="24"/>
          <w:szCs w:val="24"/>
        </w:rPr>
        <w:t xml:space="preserve"> da UPI ClientCo</w:t>
      </w:r>
      <w:r w:rsidR="00FD5A02" w:rsidRPr="00604712">
        <w:rPr>
          <w:sz w:val="24"/>
          <w:szCs w:val="24"/>
        </w:rPr>
        <w:t>,</w:t>
      </w:r>
      <w:r w:rsidR="000D4F25" w:rsidRPr="00604712">
        <w:rPr>
          <w:sz w:val="24"/>
          <w:szCs w:val="24"/>
        </w:rPr>
        <w:t xml:space="preserve"> e conforme definido no Edital </w:t>
      </w:r>
      <w:r w:rsidR="005F625E" w:rsidRPr="00604712">
        <w:rPr>
          <w:sz w:val="24"/>
          <w:szCs w:val="24"/>
        </w:rPr>
        <w:t>UPI ClientCo</w:t>
      </w:r>
      <w:r w:rsidR="00F16A15">
        <w:rPr>
          <w:sz w:val="24"/>
          <w:szCs w:val="24"/>
        </w:rPr>
        <w:t>,</w:t>
      </w:r>
      <w:ins w:id="0" w:author="V.tal" w:date="2024-04-15T18:47:00Z">
        <w:r w:rsidR="006E4E1A">
          <w:rPr>
            <w:sz w:val="24"/>
            <w:szCs w:val="24"/>
          </w:rPr>
          <w:t xml:space="preserve"> </w:t>
        </w:r>
      </w:ins>
      <w:r w:rsidR="00F16A15">
        <w:rPr>
          <w:sz w:val="24"/>
          <w:szCs w:val="24"/>
        </w:rPr>
        <w:t>sujeitos à viabilidade de segregação especialmente para o caso de mais de uma UPI ClientCo</w:t>
      </w:r>
      <w:r w:rsidR="00AA2C8C" w:rsidRPr="00604712">
        <w:rPr>
          <w:sz w:val="24"/>
          <w:szCs w:val="24"/>
        </w:rPr>
        <w:t>.</w:t>
      </w:r>
      <w:r w:rsidR="009F138A" w:rsidRPr="00604712">
        <w:rPr>
          <w:sz w:val="24"/>
          <w:szCs w:val="24"/>
        </w:rPr>
        <w:t xml:space="preserve"> </w:t>
      </w:r>
      <w:r w:rsidR="003D6C2C" w:rsidRPr="00604712">
        <w:rPr>
          <w:sz w:val="24"/>
          <w:szCs w:val="24"/>
        </w:rPr>
        <w:t>Os sistemas e plataformas utilizados pela operação d</w:t>
      </w:r>
      <w:r w:rsidR="00185062" w:rsidRPr="00604712">
        <w:rPr>
          <w:sz w:val="24"/>
          <w:szCs w:val="24"/>
        </w:rPr>
        <w:t xml:space="preserve">e </w:t>
      </w:r>
      <w:r w:rsidR="00185062" w:rsidRPr="00604712">
        <w:rPr>
          <w:sz w:val="24"/>
          <w:szCs w:val="24"/>
        </w:rPr>
        <w:lastRenderedPageBreak/>
        <w:t>um</w:t>
      </w:r>
      <w:r w:rsidR="003D6C2C" w:rsidRPr="00604712">
        <w:rPr>
          <w:sz w:val="24"/>
          <w:szCs w:val="24"/>
        </w:rPr>
        <w:t xml:space="preserve">a UPI ClientCo e também por outros negócios da Oi serão segregados ou aportados caso </w:t>
      </w:r>
      <w:r w:rsidR="0094489E" w:rsidRPr="00604712">
        <w:rPr>
          <w:sz w:val="24"/>
          <w:szCs w:val="24"/>
        </w:rPr>
        <w:t xml:space="preserve">seja </w:t>
      </w:r>
      <w:r w:rsidR="003D6C2C" w:rsidRPr="00604712">
        <w:rPr>
          <w:sz w:val="24"/>
          <w:szCs w:val="24"/>
        </w:rPr>
        <w:t xml:space="preserve">possível </w:t>
      </w:r>
      <w:r w:rsidR="0094489E" w:rsidRPr="00604712">
        <w:rPr>
          <w:sz w:val="24"/>
          <w:szCs w:val="24"/>
        </w:rPr>
        <w:t>ou o</w:t>
      </w:r>
      <w:r w:rsidR="003D6C2C" w:rsidRPr="00604712">
        <w:rPr>
          <w:sz w:val="24"/>
          <w:szCs w:val="24"/>
        </w:rPr>
        <w:t xml:space="preserve"> seu uso passará a ser feito através de contratos de prestação de serviços de transição entre a Oi e a UPI ClientCo. </w:t>
      </w:r>
      <w:r w:rsidR="009F138A" w:rsidRPr="00604712">
        <w:rPr>
          <w:sz w:val="24"/>
          <w:szCs w:val="24"/>
        </w:rPr>
        <w:t xml:space="preserve"> </w:t>
      </w:r>
      <w:r w:rsidR="003D6C2C" w:rsidRPr="00604712">
        <w:rPr>
          <w:sz w:val="24"/>
          <w:szCs w:val="24"/>
        </w:rPr>
        <w:t>N</w:t>
      </w:r>
      <w:r w:rsidR="009F138A" w:rsidRPr="00604712">
        <w:rPr>
          <w:sz w:val="24"/>
          <w:szCs w:val="24"/>
        </w:rPr>
        <w:t xml:space="preserve">a hipótese </w:t>
      </w:r>
      <w:r w:rsidR="003D6C2C" w:rsidRPr="00604712">
        <w:rPr>
          <w:sz w:val="24"/>
          <w:szCs w:val="24"/>
        </w:rPr>
        <w:t>d</w:t>
      </w:r>
      <w:r w:rsidR="00185062" w:rsidRPr="00604712">
        <w:rPr>
          <w:sz w:val="24"/>
          <w:szCs w:val="24"/>
        </w:rPr>
        <w:t xml:space="preserve">e </w:t>
      </w:r>
      <w:r w:rsidR="003D6C2C" w:rsidRPr="00604712">
        <w:rPr>
          <w:sz w:val="24"/>
          <w:szCs w:val="24"/>
        </w:rPr>
        <w:t>os</w:t>
      </w:r>
      <w:r w:rsidR="009F138A" w:rsidRPr="00604712">
        <w:rPr>
          <w:sz w:val="24"/>
          <w:szCs w:val="24"/>
        </w:rPr>
        <w:t xml:space="preserve"> sistemas e</w:t>
      </w:r>
      <w:r w:rsidR="00185062" w:rsidRPr="00604712">
        <w:rPr>
          <w:sz w:val="24"/>
          <w:szCs w:val="24"/>
        </w:rPr>
        <w:t xml:space="preserve"> as</w:t>
      </w:r>
      <w:r w:rsidR="009F138A" w:rsidRPr="00604712">
        <w:rPr>
          <w:sz w:val="24"/>
          <w:szCs w:val="24"/>
        </w:rPr>
        <w:t xml:space="preserve"> plataforma</w:t>
      </w:r>
      <w:r w:rsidR="000414C2" w:rsidRPr="00604712">
        <w:rPr>
          <w:sz w:val="24"/>
          <w:szCs w:val="24"/>
        </w:rPr>
        <w:t>s</w:t>
      </w:r>
      <w:r w:rsidR="009F138A" w:rsidRPr="00604712">
        <w:rPr>
          <w:sz w:val="24"/>
          <w:szCs w:val="24"/>
        </w:rPr>
        <w:t xml:space="preserve"> serem utilizados exclusivamente para a operação da UPI ClientCo</w:t>
      </w:r>
      <w:r w:rsidR="00B51E7A" w:rsidRPr="00604712">
        <w:rPr>
          <w:sz w:val="24"/>
          <w:szCs w:val="24"/>
        </w:rPr>
        <w:t>, a Oi</w:t>
      </w:r>
      <w:r w:rsidR="001828BE" w:rsidRPr="00604712">
        <w:rPr>
          <w:sz w:val="24"/>
          <w:szCs w:val="24"/>
        </w:rPr>
        <w:t xml:space="preserve"> ou suas Afiliadas</w:t>
      </w:r>
      <w:r w:rsidR="00B51E7A" w:rsidRPr="00604712">
        <w:rPr>
          <w:sz w:val="24"/>
          <w:szCs w:val="24"/>
        </w:rPr>
        <w:t xml:space="preserve"> não far</w:t>
      </w:r>
      <w:r w:rsidR="0027118B" w:rsidRPr="00604712">
        <w:rPr>
          <w:sz w:val="24"/>
          <w:szCs w:val="24"/>
        </w:rPr>
        <w:t>ão</w:t>
      </w:r>
      <w:r w:rsidR="00B51E7A" w:rsidRPr="00604712">
        <w:rPr>
          <w:sz w:val="24"/>
          <w:szCs w:val="24"/>
        </w:rPr>
        <w:t xml:space="preserve"> jus </w:t>
      </w:r>
      <w:r w:rsidR="001828BE" w:rsidRPr="00604712">
        <w:rPr>
          <w:sz w:val="24"/>
          <w:szCs w:val="24"/>
        </w:rPr>
        <w:t xml:space="preserve">a </w:t>
      </w:r>
      <w:r w:rsidR="00307AE8" w:rsidRPr="00604712">
        <w:rPr>
          <w:sz w:val="24"/>
          <w:szCs w:val="24"/>
        </w:rPr>
        <w:t xml:space="preserve">qualquer tipo de </w:t>
      </w:r>
      <w:r w:rsidR="00E81CED" w:rsidRPr="00604712">
        <w:rPr>
          <w:sz w:val="24"/>
          <w:szCs w:val="24"/>
        </w:rPr>
        <w:t>remuneração adicional ou lucro</w:t>
      </w:r>
      <w:r w:rsidR="003D6C2C" w:rsidRPr="00604712">
        <w:rPr>
          <w:sz w:val="24"/>
          <w:szCs w:val="24"/>
        </w:rPr>
        <w:t>.</w:t>
      </w:r>
      <w:r w:rsidR="00022FFE" w:rsidRPr="00604712">
        <w:rPr>
          <w:sz w:val="24"/>
          <w:szCs w:val="24"/>
        </w:rPr>
        <w:t xml:space="preserve"> </w:t>
      </w:r>
      <w:r w:rsidR="002943A1" w:rsidRPr="00604712">
        <w:rPr>
          <w:sz w:val="24"/>
          <w:szCs w:val="24"/>
        </w:rPr>
        <w:t xml:space="preserve">Na Data de Fechamento </w:t>
      </w:r>
      <w:r w:rsidR="003922B4" w:rsidRPr="00604712">
        <w:rPr>
          <w:sz w:val="24"/>
          <w:szCs w:val="24"/>
        </w:rPr>
        <w:t xml:space="preserve">da </w:t>
      </w:r>
      <w:r w:rsidR="002943A1" w:rsidRPr="00604712">
        <w:rPr>
          <w:sz w:val="24"/>
          <w:szCs w:val="24"/>
        </w:rPr>
        <w:t xml:space="preserve">UPI ClientCo, </w:t>
      </w:r>
      <w:r w:rsidR="00F0428D" w:rsidRPr="00604712">
        <w:rPr>
          <w:sz w:val="24"/>
          <w:szCs w:val="24"/>
        </w:rPr>
        <w:t xml:space="preserve">a </w:t>
      </w:r>
      <w:r w:rsidR="00F0428D" w:rsidRPr="00604712">
        <w:rPr>
          <w:b/>
          <w:sz w:val="24"/>
          <w:szCs w:val="24"/>
        </w:rPr>
        <w:t xml:space="preserve">Seção B </w:t>
      </w:r>
      <w:r w:rsidR="00F0428D" w:rsidRPr="00604712">
        <w:rPr>
          <w:sz w:val="24"/>
          <w:szCs w:val="24"/>
        </w:rPr>
        <w:t>deste Anexo</w:t>
      </w:r>
      <w:r w:rsidR="003D6C2C" w:rsidRPr="00604712">
        <w:rPr>
          <w:sz w:val="24"/>
          <w:szCs w:val="24"/>
        </w:rPr>
        <w:t xml:space="preserve"> será atualizada</w:t>
      </w:r>
      <w:r w:rsidR="00F0428D" w:rsidRPr="00604712">
        <w:rPr>
          <w:sz w:val="24"/>
          <w:szCs w:val="24"/>
        </w:rPr>
        <w:t xml:space="preserve"> a fim de refletir </w:t>
      </w:r>
      <w:r w:rsidR="003E2D72" w:rsidRPr="00604712">
        <w:rPr>
          <w:sz w:val="24"/>
          <w:szCs w:val="24"/>
        </w:rPr>
        <w:t>todos os s</w:t>
      </w:r>
      <w:r w:rsidR="003D6C2C" w:rsidRPr="00604712">
        <w:rPr>
          <w:sz w:val="24"/>
          <w:szCs w:val="24"/>
        </w:rPr>
        <w:t>i</w:t>
      </w:r>
      <w:r w:rsidR="003922B4" w:rsidRPr="00604712">
        <w:rPr>
          <w:sz w:val="24"/>
          <w:szCs w:val="24"/>
        </w:rPr>
        <w:t>s</w:t>
      </w:r>
      <w:r w:rsidR="003E2D72" w:rsidRPr="00604712">
        <w:rPr>
          <w:sz w:val="24"/>
          <w:szCs w:val="24"/>
        </w:rPr>
        <w:t xml:space="preserve">temas e plataformas utilizados </w:t>
      </w:r>
      <w:r w:rsidR="003D6C2C" w:rsidRPr="00604712">
        <w:rPr>
          <w:sz w:val="24"/>
          <w:szCs w:val="24"/>
        </w:rPr>
        <w:t>exclusivam</w:t>
      </w:r>
      <w:r w:rsidR="00FD5A02" w:rsidRPr="00604712">
        <w:rPr>
          <w:sz w:val="24"/>
          <w:szCs w:val="24"/>
        </w:rPr>
        <w:t>e</w:t>
      </w:r>
      <w:r w:rsidR="003D6C2C" w:rsidRPr="00604712">
        <w:rPr>
          <w:sz w:val="24"/>
          <w:szCs w:val="24"/>
        </w:rPr>
        <w:t xml:space="preserve">nte </w:t>
      </w:r>
      <w:r w:rsidR="003E2D72" w:rsidRPr="00604712">
        <w:rPr>
          <w:sz w:val="24"/>
          <w:szCs w:val="24"/>
        </w:rPr>
        <w:t>para a operação da UPI ClientCo</w:t>
      </w:r>
      <w:r w:rsidR="00F0428D" w:rsidRPr="00604712">
        <w:rPr>
          <w:sz w:val="24"/>
          <w:szCs w:val="24"/>
        </w:rPr>
        <w:t>, a qual irá compor a UPI ClientCo</w:t>
      </w:r>
      <w:r w:rsidR="00022FFE" w:rsidRPr="00604712">
        <w:rPr>
          <w:sz w:val="24"/>
          <w:szCs w:val="24"/>
        </w:rPr>
        <w:t xml:space="preserve"> para todos os fins</w:t>
      </w:r>
      <w:r w:rsidR="00935BC7" w:rsidRPr="00604712">
        <w:rPr>
          <w:sz w:val="24"/>
          <w:szCs w:val="24"/>
        </w:rPr>
        <w:t>.</w:t>
      </w:r>
    </w:p>
    <w:p w14:paraId="1A5CB188" w14:textId="13F0EFAD" w:rsidR="00011817" w:rsidRPr="00604712" w:rsidRDefault="003D6C2C" w:rsidP="0039429F">
      <w:pPr>
        <w:pStyle w:val="PargrafodaLista"/>
        <w:numPr>
          <w:ilvl w:val="0"/>
          <w:numId w:val="1"/>
        </w:numPr>
        <w:tabs>
          <w:tab w:val="left" w:pos="1016"/>
        </w:tabs>
        <w:spacing w:before="159" w:line="259" w:lineRule="auto"/>
        <w:ind w:left="1440" w:right="332" w:firstLine="0"/>
        <w:rPr>
          <w:sz w:val="24"/>
          <w:szCs w:val="24"/>
        </w:rPr>
      </w:pPr>
      <w:r w:rsidRPr="00604712">
        <w:rPr>
          <w:sz w:val="24"/>
          <w:szCs w:val="24"/>
        </w:rPr>
        <w:t>Novos contratos equivalentes ao Contrato V.tal</w:t>
      </w:r>
      <w:r w:rsidR="00965B94">
        <w:rPr>
          <w:sz w:val="24"/>
          <w:szCs w:val="24"/>
        </w:rPr>
        <w:t xml:space="preserve"> (em substit</w:t>
      </w:r>
      <w:r w:rsidR="00CF231C">
        <w:rPr>
          <w:sz w:val="24"/>
          <w:szCs w:val="24"/>
        </w:rPr>
        <w:t>uição ao Contrato V.tal)</w:t>
      </w:r>
      <w:r w:rsidRPr="00604712">
        <w:rPr>
          <w:sz w:val="24"/>
          <w:szCs w:val="24"/>
        </w:rPr>
        <w:t>, assinados entre a V.tal e a</w:t>
      </w:r>
      <w:r w:rsidR="00185062" w:rsidRPr="00604712">
        <w:rPr>
          <w:sz w:val="24"/>
          <w:szCs w:val="24"/>
        </w:rPr>
        <w:t xml:space="preserve"> respectiva </w:t>
      </w:r>
      <w:r w:rsidRPr="00604712">
        <w:rPr>
          <w:sz w:val="24"/>
          <w:szCs w:val="24"/>
        </w:rPr>
        <w:t xml:space="preserve">SPE da UPI ClientCo ou a </w:t>
      </w:r>
      <w:r w:rsidR="00185062" w:rsidRPr="00604712">
        <w:rPr>
          <w:sz w:val="24"/>
          <w:szCs w:val="24"/>
        </w:rPr>
        <w:t>c</w:t>
      </w:r>
      <w:r w:rsidR="00D209CE" w:rsidRPr="00604712">
        <w:rPr>
          <w:sz w:val="24"/>
          <w:szCs w:val="24"/>
        </w:rPr>
        <w:t xml:space="preserve">essão </w:t>
      </w:r>
      <w:r w:rsidRPr="00604712">
        <w:rPr>
          <w:sz w:val="24"/>
          <w:szCs w:val="24"/>
        </w:rPr>
        <w:t>integral ou parcial</w:t>
      </w:r>
      <w:r w:rsidR="00FD5A02" w:rsidRPr="00604712">
        <w:rPr>
          <w:sz w:val="24"/>
          <w:szCs w:val="24"/>
        </w:rPr>
        <w:t>, com eventuais aditamentos,</w:t>
      </w:r>
      <w:r w:rsidRPr="00604712">
        <w:rPr>
          <w:sz w:val="24"/>
          <w:szCs w:val="24"/>
        </w:rPr>
        <w:t xml:space="preserve"> </w:t>
      </w:r>
      <w:r w:rsidR="00335AB6">
        <w:rPr>
          <w:sz w:val="24"/>
          <w:szCs w:val="24"/>
        </w:rPr>
        <w:t xml:space="preserve">se aplicável, </w:t>
      </w:r>
      <w:r w:rsidR="00D209CE" w:rsidRPr="00604712">
        <w:rPr>
          <w:sz w:val="24"/>
          <w:szCs w:val="24"/>
        </w:rPr>
        <w:t>d</w:t>
      </w:r>
      <w:r w:rsidR="00DE0E0E" w:rsidRPr="00604712">
        <w:rPr>
          <w:sz w:val="24"/>
          <w:szCs w:val="24"/>
        </w:rPr>
        <w:t>a posição contratual d</w:t>
      </w:r>
      <w:r w:rsidR="0094489E" w:rsidRPr="00604712">
        <w:rPr>
          <w:sz w:val="24"/>
          <w:szCs w:val="24"/>
        </w:rPr>
        <w:t>a</w:t>
      </w:r>
      <w:r w:rsidR="00DE0E0E" w:rsidRPr="00604712">
        <w:rPr>
          <w:sz w:val="24"/>
          <w:szCs w:val="24"/>
        </w:rPr>
        <w:t xml:space="preserve"> Oi n</w:t>
      </w:r>
      <w:r w:rsidR="00D209CE" w:rsidRPr="00604712">
        <w:rPr>
          <w:sz w:val="24"/>
          <w:szCs w:val="24"/>
        </w:rPr>
        <w:t>o</w:t>
      </w:r>
      <w:r w:rsidR="00DE0E0E" w:rsidRPr="00604712">
        <w:rPr>
          <w:sz w:val="24"/>
          <w:szCs w:val="24"/>
        </w:rPr>
        <w:t xml:space="preserve"> âmbito do</w:t>
      </w:r>
      <w:r w:rsidR="00D209CE" w:rsidRPr="00604712">
        <w:rPr>
          <w:sz w:val="24"/>
          <w:szCs w:val="24"/>
        </w:rPr>
        <w:t xml:space="preserve"> Contrato V.tal, incluindo</w:t>
      </w:r>
      <w:r w:rsidR="00DD000B" w:rsidRPr="00604712">
        <w:rPr>
          <w:sz w:val="24"/>
          <w:szCs w:val="24"/>
        </w:rPr>
        <w:t xml:space="preserve"> os direitos, remédios e obrigações </w:t>
      </w:r>
      <w:r w:rsidR="00D8551A" w:rsidRPr="00604712">
        <w:rPr>
          <w:sz w:val="24"/>
          <w:szCs w:val="24"/>
        </w:rPr>
        <w:t xml:space="preserve">atualmente detidos ou devidas, conforme aplicável, pela Oi </w:t>
      </w:r>
      <w:r w:rsidR="003235E1" w:rsidRPr="00604712">
        <w:rPr>
          <w:sz w:val="24"/>
          <w:szCs w:val="24"/>
        </w:rPr>
        <w:t xml:space="preserve">no âmbito de tal contrato </w:t>
      </w:r>
      <w:ins w:id="1" w:author="V.tal" w:date="2024-04-15T18:47:00Z">
        <w:r w:rsidR="00D8551A" w:rsidRPr="00604712">
          <w:rPr>
            <w:sz w:val="24"/>
            <w:szCs w:val="24"/>
          </w:rPr>
          <w:t>(</w:t>
        </w:r>
      </w:ins>
      <w:r w:rsidR="00D8551A" w:rsidRPr="00604712">
        <w:rPr>
          <w:sz w:val="24"/>
          <w:szCs w:val="24"/>
        </w:rPr>
        <w:t xml:space="preserve">incluindo, mas não se limitando, </w:t>
      </w:r>
      <w:r w:rsidR="00E741DF" w:rsidRPr="00604712">
        <w:rPr>
          <w:sz w:val="24"/>
          <w:szCs w:val="24"/>
        </w:rPr>
        <w:t>ao</w:t>
      </w:r>
      <w:r w:rsidR="00300FDD" w:rsidRPr="00604712">
        <w:rPr>
          <w:sz w:val="24"/>
          <w:szCs w:val="24"/>
        </w:rPr>
        <w:t>s</w:t>
      </w:r>
      <w:r w:rsidR="00664F82" w:rsidRPr="00604712">
        <w:rPr>
          <w:sz w:val="24"/>
          <w:szCs w:val="24"/>
        </w:rPr>
        <w:t xml:space="preserve"> direito</w:t>
      </w:r>
      <w:r w:rsidR="00300FDD" w:rsidRPr="00604712">
        <w:rPr>
          <w:sz w:val="24"/>
          <w:szCs w:val="24"/>
        </w:rPr>
        <w:t xml:space="preserve">s envolvendo os serviços e </w:t>
      </w:r>
      <w:r w:rsidR="00300FDD" w:rsidRPr="00604712">
        <w:rPr>
          <w:sz w:val="24"/>
          <w:szCs w:val="24"/>
          <w:lang w:val="pt-BR"/>
        </w:rPr>
        <w:t xml:space="preserve">cessão </w:t>
      </w:r>
      <w:r w:rsidR="00300FDD" w:rsidRPr="00604712">
        <w:rPr>
          <w:sz w:val="24"/>
          <w:szCs w:val="24"/>
        </w:rPr>
        <w:t>de meios de rede em regime de exploração industrial</w:t>
      </w:r>
      <w:r w:rsidR="00664F82" w:rsidRPr="00604712">
        <w:rPr>
          <w:sz w:val="24"/>
          <w:szCs w:val="24"/>
        </w:rPr>
        <w:t xml:space="preserve"> </w:t>
      </w:r>
      <w:r w:rsidR="00300FDD" w:rsidRPr="00604712">
        <w:rPr>
          <w:sz w:val="24"/>
          <w:szCs w:val="24"/>
        </w:rPr>
        <w:t xml:space="preserve">objeto </w:t>
      </w:r>
      <w:r w:rsidR="00664F82" w:rsidRPr="00604712">
        <w:rPr>
          <w:sz w:val="24"/>
          <w:szCs w:val="24"/>
        </w:rPr>
        <w:t xml:space="preserve">do Contrato V.tal e </w:t>
      </w:r>
      <w:r w:rsidR="00300FDD" w:rsidRPr="00604712">
        <w:rPr>
          <w:sz w:val="24"/>
          <w:szCs w:val="24"/>
        </w:rPr>
        <w:t>às obrigações de pagamento decorrentes de tal Contrato V.tal</w:t>
      </w:r>
      <w:del w:id="2" w:author="V.tal" w:date="2024-04-15T18:47:00Z">
        <w:r w:rsidR="001470C2">
          <w:rPr>
            <w:sz w:val="24"/>
            <w:szCs w:val="24"/>
          </w:rPr>
          <w:delText>. Para fins de esclarecimento, seja no caso de novos contratos ou da cessão do Contrato V.tal</w:delText>
        </w:r>
        <w:r w:rsidR="00300FDD" w:rsidRPr="00604712">
          <w:rPr>
            <w:sz w:val="24"/>
            <w:szCs w:val="24"/>
          </w:rPr>
          <w:delText xml:space="preserve">, </w:delText>
        </w:r>
        <w:r w:rsidR="00664F82" w:rsidRPr="00604712">
          <w:rPr>
            <w:sz w:val="24"/>
            <w:szCs w:val="24"/>
          </w:rPr>
          <w:delText>o</w:delText>
        </w:r>
      </w:del>
      <w:ins w:id="3" w:author="V.tal" w:date="2024-04-15T18:47:00Z">
        <w:r w:rsidR="00300FDD" w:rsidRPr="00604712">
          <w:rPr>
            <w:sz w:val="24"/>
            <w:szCs w:val="24"/>
          </w:rPr>
          <w:t xml:space="preserve">, inclusive </w:t>
        </w:r>
        <w:r w:rsidR="00664F82" w:rsidRPr="00604712">
          <w:rPr>
            <w:sz w:val="24"/>
            <w:szCs w:val="24"/>
          </w:rPr>
          <w:t>ao</w:t>
        </w:r>
      </w:ins>
      <w:r w:rsidR="00E741DF" w:rsidRPr="00604712">
        <w:rPr>
          <w:sz w:val="24"/>
          <w:szCs w:val="24"/>
        </w:rPr>
        <w:t xml:space="preserve"> débito decorrente do parcelamento do Custo de Conexão de HCs</w:t>
      </w:r>
      <w:r w:rsidR="00050265" w:rsidRPr="00604712">
        <w:rPr>
          <w:sz w:val="24"/>
          <w:szCs w:val="24"/>
        </w:rPr>
        <w:t xml:space="preserve">, </w:t>
      </w:r>
      <w:r w:rsidR="00B16F3D" w:rsidRPr="00604712">
        <w:rPr>
          <w:sz w:val="24"/>
          <w:szCs w:val="24"/>
        </w:rPr>
        <w:t xml:space="preserve">conforme </w:t>
      </w:r>
      <w:r w:rsidR="0007231D" w:rsidRPr="00604712">
        <w:rPr>
          <w:sz w:val="24"/>
          <w:szCs w:val="24"/>
        </w:rPr>
        <w:t xml:space="preserve">atualizado </w:t>
      </w:r>
      <w:r w:rsidR="00B16F3D" w:rsidRPr="00604712">
        <w:rPr>
          <w:sz w:val="24"/>
          <w:szCs w:val="24"/>
        </w:rPr>
        <w:t xml:space="preserve">nos termos </w:t>
      </w:r>
      <w:r w:rsidR="00050265" w:rsidRPr="00604712">
        <w:rPr>
          <w:sz w:val="24"/>
          <w:szCs w:val="24"/>
        </w:rPr>
        <w:t>previsto</w:t>
      </w:r>
      <w:r w:rsidR="00B16F3D" w:rsidRPr="00604712">
        <w:rPr>
          <w:sz w:val="24"/>
          <w:szCs w:val="24"/>
        </w:rPr>
        <w:t>s</w:t>
      </w:r>
      <w:r w:rsidR="00050265" w:rsidRPr="00604712">
        <w:rPr>
          <w:sz w:val="24"/>
          <w:szCs w:val="24"/>
        </w:rPr>
        <w:t xml:space="preserve"> no Contrato V.tal</w:t>
      </w:r>
      <w:del w:id="4" w:author="V.tal" w:date="2024-04-15T18:47:00Z">
        <w:r w:rsidR="001470C2">
          <w:rPr>
            <w:sz w:val="24"/>
            <w:szCs w:val="24"/>
          </w:rPr>
          <w:delText>, integrará o conjunto de obrigações da UPI ClientCo</w:delText>
        </w:r>
        <w:r w:rsidR="000302DF" w:rsidRPr="00604712">
          <w:rPr>
            <w:sz w:val="24"/>
            <w:szCs w:val="24"/>
          </w:rPr>
          <w:delText>.</w:delText>
        </w:r>
        <w:r w:rsidR="001470C2">
          <w:rPr>
            <w:sz w:val="24"/>
            <w:szCs w:val="24"/>
          </w:rPr>
          <w:delText xml:space="preserve"> No caso de novos contratos em substituição ao Contrato V.tal, o Contrato V.tal será </w:delText>
        </w:r>
        <w:r w:rsidR="001470C2" w:rsidRPr="001470C2">
          <w:rPr>
            <w:sz w:val="24"/>
            <w:szCs w:val="24"/>
          </w:rPr>
          <w:delText>terminado para todos os fins de direito.</w:delText>
        </w:r>
      </w:del>
      <w:ins w:id="5" w:author="V.tal" w:date="2024-04-15T18:47:00Z">
        <w:r w:rsidR="0039429F" w:rsidRPr="00604712">
          <w:rPr>
            <w:sz w:val="24"/>
            <w:szCs w:val="24"/>
          </w:rPr>
          <w:t>)</w:t>
        </w:r>
        <w:r w:rsidR="000302DF" w:rsidRPr="00604712">
          <w:rPr>
            <w:sz w:val="24"/>
            <w:szCs w:val="24"/>
          </w:rPr>
          <w:t>.</w:t>
        </w:r>
      </w:ins>
      <w:ins w:id="6" w:author="Luiz Henrique Soares Rosa" w:date="2024-04-15T21:48:00Z">
        <w:r w:rsidR="00011ADE">
          <w:rPr>
            <w:sz w:val="24"/>
            <w:szCs w:val="24"/>
          </w:rPr>
          <w:t xml:space="preserve"> </w:t>
        </w:r>
      </w:ins>
      <w:ins w:id="7" w:author="Luiz Henrique Soares Rosa" w:date="2024-04-15T21:49:00Z">
        <w:r w:rsidR="00011ADE" w:rsidRPr="00011ADE">
          <w:rPr>
            <w:sz w:val="24"/>
            <w:szCs w:val="24"/>
          </w:rPr>
          <w:t>No caso de novos contratos em substituição ao Contrato V.tal, o Contrato V.tal será terminado para todos os fins de direito.</w:t>
        </w:r>
      </w:ins>
    </w:p>
    <w:p w14:paraId="5FA4ED2A" w14:textId="406E7E0C" w:rsidR="009C08BF" w:rsidRPr="00604712" w:rsidRDefault="00900F37" w:rsidP="009C08BF">
      <w:pPr>
        <w:pStyle w:val="PargrafodaLista"/>
        <w:numPr>
          <w:ilvl w:val="0"/>
          <w:numId w:val="1"/>
        </w:numPr>
        <w:tabs>
          <w:tab w:val="left" w:pos="1016"/>
        </w:tabs>
        <w:spacing w:before="159" w:line="259" w:lineRule="auto"/>
        <w:ind w:left="1440" w:right="332" w:firstLine="0"/>
        <w:rPr>
          <w:sz w:val="24"/>
          <w:szCs w:val="24"/>
        </w:rPr>
      </w:pPr>
      <w:r w:rsidRPr="00604712">
        <w:rPr>
          <w:sz w:val="24"/>
          <w:szCs w:val="24"/>
        </w:rPr>
        <w:t xml:space="preserve">Cessão </w:t>
      </w:r>
      <w:r w:rsidR="00DE0E0E" w:rsidRPr="00604712">
        <w:rPr>
          <w:sz w:val="24"/>
          <w:szCs w:val="24"/>
        </w:rPr>
        <w:t>da posição contratual d</w:t>
      </w:r>
      <w:r w:rsidR="00F95082" w:rsidRPr="00604712">
        <w:rPr>
          <w:sz w:val="24"/>
          <w:szCs w:val="24"/>
        </w:rPr>
        <w:t>a</w:t>
      </w:r>
      <w:r w:rsidR="00DE0E0E" w:rsidRPr="00604712">
        <w:rPr>
          <w:sz w:val="24"/>
          <w:szCs w:val="24"/>
        </w:rPr>
        <w:t xml:space="preserve"> Oi no âmbito de </w:t>
      </w:r>
      <w:r w:rsidRPr="00604712">
        <w:rPr>
          <w:sz w:val="24"/>
          <w:szCs w:val="24"/>
        </w:rPr>
        <w:t>contratos com fornecedores</w:t>
      </w:r>
      <w:r w:rsidR="000A7146" w:rsidRPr="00604712">
        <w:rPr>
          <w:sz w:val="24"/>
          <w:szCs w:val="24"/>
        </w:rPr>
        <w:t xml:space="preserve"> necessários para a condução da operação da UPI ClientCo</w:t>
      </w:r>
      <w:r w:rsidR="003235E1" w:rsidRPr="00604712">
        <w:rPr>
          <w:sz w:val="24"/>
          <w:szCs w:val="24"/>
        </w:rPr>
        <w:t xml:space="preserve">. A </w:t>
      </w:r>
      <w:r w:rsidR="00F95082" w:rsidRPr="00604712">
        <w:rPr>
          <w:sz w:val="24"/>
          <w:szCs w:val="24"/>
        </w:rPr>
        <w:t>lista</w:t>
      </w:r>
      <w:r w:rsidR="000A7146" w:rsidRPr="00604712">
        <w:rPr>
          <w:sz w:val="24"/>
          <w:szCs w:val="24"/>
        </w:rPr>
        <w:t xml:space="preserve"> </w:t>
      </w:r>
      <w:r w:rsidR="00300FDD" w:rsidRPr="00604712">
        <w:rPr>
          <w:sz w:val="24"/>
          <w:szCs w:val="24"/>
        </w:rPr>
        <w:t xml:space="preserve">dos principais </w:t>
      </w:r>
      <w:r w:rsidR="00E1007C" w:rsidRPr="00604712">
        <w:rPr>
          <w:sz w:val="24"/>
          <w:szCs w:val="24"/>
        </w:rPr>
        <w:t xml:space="preserve">contratos </w:t>
      </w:r>
      <w:r w:rsidR="003D7BB4" w:rsidRPr="00604712">
        <w:rPr>
          <w:sz w:val="24"/>
          <w:szCs w:val="24"/>
        </w:rPr>
        <w:t>com fornecedores</w:t>
      </w:r>
      <w:r w:rsidR="00E1007C" w:rsidRPr="00604712">
        <w:rPr>
          <w:sz w:val="24"/>
          <w:szCs w:val="24"/>
        </w:rPr>
        <w:t xml:space="preserve"> </w:t>
      </w:r>
      <w:r w:rsidR="00FC097A" w:rsidRPr="00604712">
        <w:rPr>
          <w:sz w:val="24"/>
          <w:szCs w:val="24"/>
        </w:rPr>
        <w:t xml:space="preserve">relevantes </w:t>
      </w:r>
      <w:r w:rsidR="003E192F" w:rsidRPr="00604712">
        <w:rPr>
          <w:sz w:val="24"/>
          <w:szCs w:val="24"/>
        </w:rPr>
        <w:t xml:space="preserve">para a operação da UPI ClientCo </w:t>
      </w:r>
      <w:r w:rsidR="003D7BB4" w:rsidRPr="00604712">
        <w:rPr>
          <w:sz w:val="24"/>
          <w:szCs w:val="24"/>
        </w:rPr>
        <w:t>(“</w:t>
      </w:r>
      <w:r w:rsidR="003D7BB4" w:rsidRPr="00604712">
        <w:rPr>
          <w:sz w:val="24"/>
          <w:szCs w:val="24"/>
          <w:u w:val="single"/>
        </w:rPr>
        <w:t>Contratos com Fornecedores</w:t>
      </w:r>
      <w:r w:rsidR="003D7BB4" w:rsidRPr="00604712">
        <w:rPr>
          <w:sz w:val="24"/>
          <w:szCs w:val="24"/>
        </w:rPr>
        <w:t xml:space="preserve">”) </w:t>
      </w:r>
      <w:r w:rsidR="000A7146" w:rsidRPr="00604712">
        <w:rPr>
          <w:sz w:val="24"/>
          <w:szCs w:val="24"/>
        </w:rPr>
        <w:t xml:space="preserve">está detalhada na </w:t>
      </w:r>
      <w:r w:rsidR="000A7146" w:rsidRPr="00604712">
        <w:rPr>
          <w:b/>
          <w:sz w:val="24"/>
          <w:szCs w:val="24"/>
        </w:rPr>
        <w:t xml:space="preserve">Seção </w:t>
      </w:r>
      <w:r w:rsidR="0024224B" w:rsidRPr="00604712">
        <w:rPr>
          <w:b/>
          <w:sz w:val="24"/>
          <w:szCs w:val="24"/>
        </w:rPr>
        <w:t>C</w:t>
      </w:r>
      <w:r w:rsidR="000A7146" w:rsidRPr="00604712">
        <w:rPr>
          <w:b/>
          <w:sz w:val="24"/>
          <w:szCs w:val="24"/>
        </w:rPr>
        <w:t xml:space="preserve"> </w:t>
      </w:r>
      <w:r w:rsidR="000A7146" w:rsidRPr="00604712">
        <w:rPr>
          <w:sz w:val="24"/>
          <w:szCs w:val="24"/>
        </w:rPr>
        <w:t xml:space="preserve">deste Anexo. Na Data de Fechamento UPI ClientCo, </w:t>
      </w:r>
      <w:r w:rsidR="00F95082" w:rsidRPr="00604712">
        <w:rPr>
          <w:sz w:val="24"/>
          <w:szCs w:val="24"/>
        </w:rPr>
        <w:t>tal lista será atualizada</w:t>
      </w:r>
      <w:r w:rsidR="000A7146" w:rsidRPr="00604712">
        <w:rPr>
          <w:sz w:val="24"/>
          <w:szCs w:val="24"/>
        </w:rPr>
        <w:t xml:space="preserve"> a fim de refletir todos os </w:t>
      </w:r>
      <w:r w:rsidR="00EE39B3" w:rsidRPr="00604712">
        <w:rPr>
          <w:sz w:val="24"/>
          <w:szCs w:val="24"/>
        </w:rPr>
        <w:t>C</w:t>
      </w:r>
      <w:r w:rsidR="00FC097A" w:rsidRPr="00604712">
        <w:rPr>
          <w:sz w:val="24"/>
          <w:szCs w:val="24"/>
        </w:rPr>
        <w:t xml:space="preserve">ontratos com </w:t>
      </w:r>
      <w:r w:rsidR="00EE39B3" w:rsidRPr="00604712">
        <w:rPr>
          <w:sz w:val="24"/>
          <w:szCs w:val="24"/>
        </w:rPr>
        <w:t>F</w:t>
      </w:r>
      <w:r w:rsidR="00FC097A" w:rsidRPr="00604712">
        <w:rPr>
          <w:sz w:val="24"/>
          <w:szCs w:val="24"/>
        </w:rPr>
        <w:t xml:space="preserve">ornecedores </w:t>
      </w:r>
      <w:r w:rsidR="000A7146" w:rsidRPr="00604712">
        <w:rPr>
          <w:sz w:val="24"/>
          <w:szCs w:val="24"/>
        </w:rPr>
        <w:t xml:space="preserve">utilizados para a operação da UPI ClientCo na Data de Fechamento UPI ClientCo, </w:t>
      </w:r>
      <w:r w:rsidR="00F95082" w:rsidRPr="00604712">
        <w:rPr>
          <w:sz w:val="24"/>
          <w:szCs w:val="24"/>
        </w:rPr>
        <w:t xml:space="preserve">e que, a critério do(s) adquirente(s) da </w:t>
      </w:r>
      <w:r w:rsidR="00E1007C" w:rsidRPr="00604712">
        <w:rPr>
          <w:sz w:val="24"/>
          <w:szCs w:val="24"/>
        </w:rPr>
        <w:t xml:space="preserve">respectiva </w:t>
      </w:r>
      <w:r w:rsidR="00F95082" w:rsidRPr="00604712">
        <w:rPr>
          <w:sz w:val="24"/>
          <w:szCs w:val="24"/>
        </w:rPr>
        <w:t>UPI ClientCo serão cedidos (parcial ou integramente) para a</w:t>
      </w:r>
      <w:r w:rsidR="00E1007C" w:rsidRPr="00604712">
        <w:rPr>
          <w:sz w:val="24"/>
          <w:szCs w:val="24"/>
        </w:rPr>
        <w:t xml:space="preserve"> respectiva</w:t>
      </w:r>
      <w:r w:rsidR="00F95082" w:rsidRPr="00604712">
        <w:rPr>
          <w:sz w:val="24"/>
          <w:szCs w:val="24"/>
        </w:rPr>
        <w:t xml:space="preserve"> SPE UPI ClientCo e passarão </w:t>
      </w:r>
      <w:r w:rsidR="000A7146" w:rsidRPr="00604712">
        <w:rPr>
          <w:sz w:val="24"/>
          <w:szCs w:val="24"/>
        </w:rPr>
        <w:t>a</w:t>
      </w:r>
      <w:r w:rsidR="00F95082" w:rsidRPr="00604712">
        <w:rPr>
          <w:sz w:val="24"/>
          <w:szCs w:val="24"/>
        </w:rPr>
        <w:t xml:space="preserve"> compor a</w:t>
      </w:r>
      <w:r w:rsidR="000A7146" w:rsidRPr="00604712">
        <w:rPr>
          <w:sz w:val="24"/>
          <w:szCs w:val="24"/>
        </w:rPr>
        <w:t xml:space="preserve"> UPI ClientCo</w:t>
      </w:r>
      <w:r w:rsidR="0094489E" w:rsidRPr="00604712">
        <w:rPr>
          <w:sz w:val="24"/>
          <w:szCs w:val="24"/>
        </w:rPr>
        <w:t xml:space="preserve"> para todos os fins</w:t>
      </w:r>
      <w:r w:rsidR="000A7146" w:rsidRPr="00604712">
        <w:rPr>
          <w:sz w:val="24"/>
          <w:szCs w:val="24"/>
        </w:rPr>
        <w:t>.</w:t>
      </w:r>
      <w:r w:rsidR="009C08BF" w:rsidRPr="00604712">
        <w:rPr>
          <w:sz w:val="24"/>
          <w:szCs w:val="24"/>
        </w:rPr>
        <w:t xml:space="preserve"> </w:t>
      </w:r>
    </w:p>
    <w:p w14:paraId="0901C1AA" w14:textId="04E6C3A3" w:rsidR="00D86E69" w:rsidRDefault="009C08BF" w:rsidP="0039429F">
      <w:pPr>
        <w:pStyle w:val="PargrafodaLista"/>
        <w:numPr>
          <w:ilvl w:val="0"/>
          <w:numId w:val="1"/>
        </w:numPr>
        <w:tabs>
          <w:tab w:val="left" w:pos="1016"/>
        </w:tabs>
        <w:spacing w:before="159" w:line="259" w:lineRule="auto"/>
        <w:ind w:left="1440" w:right="332" w:firstLine="0"/>
        <w:rPr>
          <w:sz w:val="24"/>
          <w:szCs w:val="24"/>
        </w:rPr>
      </w:pPr>
      <w:r w:rsidRPr="00604712">
        <w:rPr>
          <w:sz w:val="24"/>
          <w:szCs w:val="24"/>
        </w:rPr>
        <w:t>Direito de uso do</w:t>
      </w:r>
      <w:r w:rsidR="00D86E69" w:rsidRPr="00604712">
        <w:rPr>
          <w:sz w:val="24"/>
          <w:szCs w:val="24"/>
        </w:rPr>
        <w:t>s imóveis da Oi (ou de outras empresas do grupo Oi) utilizados para fins administrativos e operacionais pela UPI ClientCo</w:t>
      </w:r>
      <w:r w:rsidR="0094489E" w:rsidRPr="00604712">
        <w:rPr>
          <w:sz w:val="24"/>
          <w:szCs w:val="24"/>
        </w:rPr>
        <w:t xml:space="preserve">, </w:t>
      </w:r>
      <w:r w:rsidR="004F5C2A">
        <w:rPr>
          <w:sz w:val="24"/>
          <w:szCs w:val="24"/>
        </w:rPr>
        <w:t>que, a critério do adquirente, será</w:t>
      </w:r>
      <w:r w:rsidR="0094489E" w:rsidRPr="00604712">
        <w:rPr>
          <w:sz w:val="24"/>
          <w:szCs w:val="24"/>
        </w:rPr>
        <w:t xml:space="preserve"> </w:t>
      </w:r>
      <w:r w:rsidR="004F5C2A">
        <w:rPr>
          <w:sz w:val="24"/>
          <w:szCs w:val="24"/>
        </w:rPr>
        <w:t xml:space="preserve">concedido </w:t>
      </w:r>
      <w:r w:rsidR="00D86E69" w:rsidRPr="00604712">
        <w:rPr>
          <w:sz w:val="24"/>
          <w:szCs w:val="24"/>
        </w:rPr>
        <w:t xml:space="preserve">por meio de um contrato de </w:t>
      </w:r>
      <w:r w:rsidR="00D86E69" w:rsidRPr="00604712">
        <w:rPr>
          <w:sz w:val="24"/>
          <w:szCs w:val="24"/>
        </w:rPr>
        <w:lastRenderedPageBreak/>
        <w:t>aluguel de espaço.</w:t>
      </w:r>
      <w:r w:rsidR="001607FF" w:rsidRPr="00604712">
        <w:rPr>
          <w:sz w:val="24"/>
          <w:szCs w:val="24"/>
        </w:rPr>
        <w:t xml:space="preserve"> </w:t>
      </w:r>
    </w:p>
    <w:p w14:paraId="5E9049F6" w14:textId="7639AFF6" w:rsidR="004F5C2A" w:rsidRPr="00604712" w:rsidRDefault="004F5C2A" w:rsidP="0039429F">
      <w:pPr>
        <w:pStyle w:val="PargrafodaLista"/>
        <w:numPr>
          <w:ilvl w:val="0"/>
          <w:numId w:val="1"/>
        </w:numPr>
        <w:tabs>
          <w:tab w:val="left" w:pos="1016"/>
        </w:tabs>
        <w:spacing w:before="159" w:line="259" w:lineRule="auto"/>
        <w:ind w:left="1440" w:right="332" w:firstLine="0"/>
        <w:rPr>
          <w:sz w:val="24"/>
          <w:szCs w:val="24"/>
        </w:rPr>
      </w:pPr>
      <w:r>
        <w:rPr>
          <w:sz w:val="24"/>
          <w:szCs w:val="24"/>
        </w:rPr>
        <w:t xml:space="preserve">A critério do adquirente, os contratos de trabalho </w:t>
      </w:r>
      <w:r w:rsidR="003E6124">
        <w:rPr>
          <w:sz w:val="24"/>
          <w:szCs w:val="24"/>
        </w:rPr>
        <w:t>(existentes ou novos)</w:t>
      </w:r>
      <w:ins w:id="8" w:author="V.tal" w:date="2024-04-15T18:47:00Z">
        <w:r w:rsidR="006E4E1A">
          <w:rPr>
            <w:sz w:val="24"/>
            <w:szCs w:val="24"/>
          </w:rPr>
          <w:t xml:space="preserve"> </w:t>
        </w:r>
      </w:ins>
      <w:r w:rsidR="00E6750B">
        <w:rPr>
          <w:sz w:val="24"/>
          <w:szCs w:val="24"/>
        </w:rPr>
        <w:t>com</w:t>
      </w:r>
      <w:r>
        <w:rPr>
          <w:sz w:val="24"/>
          <w:szCs w:val="24"/>
        </w:rPr>
        <w:t xml:space="preserve"> funcionários </w:t>
      </w:r>
      <w:r w:rsidR="00E6750B">
        <w:rPr>
          <w:sz w:val="24"/>
          <w:szCs w:val="24"/>
        </w:rPr>
        <w:t>indicados pela Oi no Contrato de Compra e Venda da</w:t>
      </w:r>
      <w:r>
        <w:rPr>
          <w:sz w:val="24"/>
          <w:szCs w:val="24"/>
        </w:rPr>
        <w:t xml:space="preserve"> UPI ClientCo</w:t>
      </w:r>
      <w:r w:rsidR="00E6750B">
        <w:rPr>
          <w:sz w:val="24"/>
          <w:szCs w:val="24"/>
        </w:rPr>
        <w:t xml:space="preserve"> como potencialmente passíveis de integrarem a UPI</w:t>
      </w:r>
      <w:r>
        <w:rPr>
          <w:sz w:val="24"/>
          <w:szCs w:val="24"/>
        </w:rPr>
        <w:t xml:space="preserve"> ClientCo.</w:t>
      </w:r>
    </w:p>
    <w:p w14:paraId="57D38438" w14:textId="2C7F67B5" w:rsidR="0073364B" w:rsidRPr="00604712" w:rsidRDefault="003F0D28" w:rsidP="007F6D91">
      <w:pPr>
        <w:pStyle w:val="Corpodetexto"/>
        <w:spacing w:before="159" w:line="261" w:lineRule="auto"/>
        <w:ind w:left="763" w:right="334"/>
        <w:rPr>
          <w:sz w:val="24"/>
          <w:szCs w:val="24"/>
        </w:rPr>
      </w:pPr>
      <w:r w:rsidRPr="00604712">
        <w:rPr>
          <w:sz w:val="24"/>
          <w:szCs w:val="24"/>
        </w:rPr>
        <w:t xml:space="preserve">De forma consolidada, os ativos incluídos na UPI ClientCo têm a composição geral e o valor contábil descritos na </w:t>
      </w:r>
      <w:r w:rsidRPr="00604712">
        <w:rPr>
          <w:b/>
          <w:sz w:val="24"/>
          <w:szCs w:val="24"/>
        </w:rPr>
        <w:t xml:space="preserve">Seção </w:t>
      </w:r>
      <w:r w:rsidR="0024224B" w:rsidRPr="00604712">
        <w:rPr>
          <w:b/>
          <w:sz w:val="24"/>
          <w:szCs w:val="24"/>
        </w:rPr>
        <w:t xml:space="preserve">D </w:t>
      </w:r>
      <w:r w:rsidRPr="00604712">
        <w:rPr>
          <w:sz w:val="24"/>
          <w:szCs w:val="24"/>
        </w:rPr>
        <w:t>deste Anexo.</w:t>
      </w:r>
    </w:p>
    <w:p w14:paraId="57D38439" w14:textId="0AFB0F80" w:rsidR="0073364B" w:rsidRPr="00604712" w:rsidRDefault="003F0D28">
      <w:pPr>
        <w:pStyle w:val="Corpodetexto"/>
        <w:spacing w:before="155" w:line="259" w:lineRule="auto"/>
        <w:ind w:left="763" w:right="330"/>
        <w:jc w:val="both"/>
        <w:rPr>
          <w:sz w:val="24"/>
          <w:szCs w:val="24"/>
        </w:rPr>
      </w:pPr>
      <w:r w:rsidRPr="00604712">
        <w:rPr>
          <w:sz w:val="24"/>
          <w:szCs w:val="24"/>
        </w:rPr>
        <w:t>Contratos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adicionais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de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serviços</w:t>
      </w:r>
      <w:r w:rsidRPr="00604712">
        <w:rPr>
          <w:spacing w:val="-4"/>
          <w:sz w:val="24"/>
          <w:szCs w:val="24"/>
        </w:rPr>
        <w:t xml:space="preserve"> </w:t>
      </w:r>
      <w:r w:rsidRPr="00604712">
        <w:rPr>
          <w:sz w:val="24"/>
          <w:szCs w:val="24"/>
        </w:rPr>
        <w:t>compartilhados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com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a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Oi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e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outras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empresas</w:t>
      </w:r>
      <w:r w:rsidRPr="00604712">
        <w:rPr>
          <w:spacing w:val="-2"/>
          <w:sz w:val="24"/>
          <w:szCs w:val="24"/>
        </w:rPr>
        <w:t xml:space="preserve"> </w:t>
      </w:r>
      <w:r w:rsidRPr="00604712">
        <w:rPr>
          <w:sz w:val="24"/>
          <w:szCs w:val="24"/>
        </w:rPr>
        <w:t>do grupo poderão ser eventualmente segregados e incluídos na lista de ativos, passivos e direitos da UPI ClientCo.</w:t>
      </w:r>
    </w:p>
    <w:p w14:paraId="54080880" w14:textId="63288514" w:rsidR="00DE0E0E" w:rsidRPr="00604712" w:rsidRDefault="00DE0E0E" w:rsidP="007A348F">
      <w:pPr>
        <w:pStyle w:val="Corpodetexto"/>
        <w:spacing w:before="159" w:line="259" w:lineRule="auto"/>
        <w:ind w:left="763" w:right="333"/>
        <w:jc w:val="both"/>
        <w:rPr>
          <w:sz w:val="24"/>
          <w:szCs w:val="24"/>
        </w:rPr>
      </w:pPr>
    </w:p>
    <w:p w14:paraId="57D3843B" w14:textId="77777777" w:rsidR="0073364B" w:rsidRPr="00604712" w:rsidRDefault="0073364B">
      <w:pPr>
        <w:spacing w:line="259" w:lineRule="auto"/>
        <w:jc w:val="both"/>
        <w:rPr>
          <w:sz w:val="24"/>
          <w:szCs w:val="24"/>
        </w:rPr>
        <w:sectPr w:rsidR="0073364B" w:rsidRPr="00604712" w:rsidSect="00F5444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380" w:right="1220" w:bottom="280" w:left="1080" w:header="851" w:footer="0" w:gutter="0"/>
          <w:pgNumType w:start="1"/>
          <w:cols w:space="720"/>
        </w:sectPr>
      </w:pPr>
    </w:p>
    <w:p w14:paraId="57D3843C" w14:textId="77777777" w:rsidR="0073364B" w:rsidRPr="002730B8" w:rsidRDefault="003F0D28">
      <w:pPr>
        <w:spacing w:before="21"/>
        <w:ind w:left="143" w:right="3"/>
        <w:jc w:val="center"/>
        <w:rPr>
          <w:b/>
          <w:sz w:val="24"/>
          <w:szCs w:val="24"/>
        </w:rPr>
      </w:pPr>
      <w:r w:rsidRPr="002730B8">
        <w:rPr>
          <w:b/>
          <w:smallCaps/>
          <w:sz w:val="24"/>
          <w:szCs w:val="24"/>
          <w:u w:val="single"/>
        </w:rPr>
        <w:lastRenderedPageBreak/>
        <w:t>Seção</w:t>
      </w:r>
      <w:r w:rsidRPr="002730B8">
        <w:rPr>
          <w:b/>
          <w:smallCaps/>
          <w:spacing w:val="-8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A</w:t>
      </w:r>
      <w:r w:rsidRPr="002730B8">
        <w:rPr>
          <w:b/>
          <w:smallCaps/>
          <w:spacing w:val="-12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do</w:t>
      </w:r>
      <w:r w:rsidRPr="002730B8">
        <w:rPr>
          <w:b/>
          <w:smallCaps/>
          <w:spacing w:val="-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Anexo</w:t>
      </w:r>
      <w:r w:rsidRPr="002730B8">
        <w:rPr>
          <w:b/>
          <w:smallCaps/>
          <w:spacing w:val="-4"/>
          <w:sz w:val="24"/>
          <w:szCs w:val="24"/>
          <w:u w:val="single"/>
        </w:rPr>
        <w:t xml:space="preserve"> </w:t>
      </w:r>
      <w:r w:rsidRPr="002730B8">
        <w:rPr>
          <w:b/>
          <w:smallCaps/>
          <w:spacing w:val="-2"/>
          <w:sz w:val="24"/>
          <w:szCs w:val="24"/>
          <w:u w:val="single"/>
        </w:rPr>
        <w:t>5.2.1(i)</w:t>
      </w:r>
    </w:p>
    <w:p w14:paraId="57D3843D" w14:textId="5146247F" w:rsidR="0073364B" w:rsidRPr="002730B8" w:rsidRDefault="003F0D28">
      <w:pPr>
        <w:spacing w:before="1"/>
        <w:ind w:left="143" w:right="4"/>
        <w:jc w:val="center"/>
        <w:rPr>
          <w:b/>
          <w:sz w:val="24"/>
          <w:szCs w:val="24"/>
        </w:rPr>
      </w:pPr>
      <w:r w:rsidRPr="002730B8">
        <w:rPr>
          <w:b/>
          <w:sz w:val="24"/>
          <w:szCs w:val="24"/>
        </w:rPr>
        <w:t>Base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de Acessos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de Banda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Larga Fibra</w:t>
      </w:r>
      <w:r w:rsidRPr="002730B8">
        <w:rPr>
          <w:b/>
          <w:spacing w:val="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-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Varejo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e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Empresarial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 xml:space="preserve">– </w:t>
      </w:r>
      <w:r w:rsidR="003E6124">
        <w:rPr>
          <w:b/>
          <w:spacing w:val="-2"/>
          <w:sz w:val="24"/>
          <w:szCs w:val="24"/>
        </w:rPr>
        <w:t>Dez/23</w:t>
      </w:r>
    </w:p>
    <w:p w14:paraId="57D3843E" w14:textId="2505A337" w:rsidR="0073364B" w:rsidRDefault="0073364B">
      <w:pPr>
        <w:pStyle w:val="Corpodetexto"/>
        <w:spacing w:before="181"/>
        <w:rPr>
          <w:ins w:id="16" w:author="Viviane De Medeiros Calaca Gomes" w:date="2024-04-16T08:11:00Z"/>
          <w:b/>
          <w:sz w:val="24"/>
          <w:szCs w:val="24"/>
        </w:rPr>
      </w:pPr>
    </w:p>
    <w:tbl>
      <w:tblPr>
        <w:tblW w:w="2420" w:type="dxa"/>
        <w:tblInd w:w="3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</w:tblGrid>
      <w:tr w:rsidR="00AE34EC" w:rsidRPr="001435E7" w14:paraId="3ED5DA6F" w14:textId="77777777" w:rsidTr="00601EA8">
        <w:trPr>
          <w:trHeight w:val="360"/>
          <w:ins w:id="17" w:author="Viviane De Medeiros Calaca Gomes" w:date="2024-04-16T08:11:00Z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2C3D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8" w:author="Viviane De Medeiros Calaca Gomes" w:date="2024-04-16T08:11:00Z"/>
                <w:rFonts w:ascii="Calibri" w:eastAsia="Times New Roman" w:hAnsi="Calibri" w:cs="Calibri"/>
                <w:color w:val="000000"/>
                <w:lang w:val="pt-BR" w:eastAsia="pt-BR"/>
              </w:rPr>
            </w:pPr>
            <w:ins w:id="19" w:author="Viviane De Medeiros Calaca Gomes" w:date="2024-04-16T08:11:00Z">
              <w:r w:rsidRPr="001435E7">
                <w:rPr>
                  <w:rFonts w:ascii="Calibri" w:eastAsia="Times New Roman" w:hAnsi="Calibri" w:cs="Calibri"/>
                  <w:color w:val="000000"/>
                  <w:lang w:val="pt-BR" w:eastAsia="pt-BR"/>
                </w:rPr>
                <w:t>Total</w:t>
              </w:r>
            </w:ins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F315F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2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21" w:author="Viviane De Medeiros Calaca Gomes" w:date="2024-04-16T08:11:00Z"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3.986.103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 xml:space="preserve"> </w:t>
              </w:r>
            </w:ins>
          </w:p>
        </w:tc>
      </w:tr>
      <w:tr w:rsidR="00AE34EC" w:rsidRPr="001435E7" w14:paraId="3CADB43B" w14:textId="77777777" w:rsidTr="00601EA8">
        <w:trPr>
          <w:trHeight w:val="360"/>
          <w:ins w:id="2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B4C2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2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2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AC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8478D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2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2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43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312</w:t>
              </w:r>
            </w:ins>
          </w:p>
        </w:tc>
      </w:tr>
      <w:tr w:rsidR="00AE34EC" w:rsidRPr="001435E7" w14:paraId="368C09BB" w14:textId="77777777" w:rsidTr="00601EA8">
        <w:trPr>
          <w:trHeight w:val="360"/>
          <w:ins w:id="2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8044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2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2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AL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86D75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3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3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924</w:t>
              </w:r>
            </w:ins>
          </w:p>
        </w:tc>
      </w:tr>
      <w:tr w:rsidR="00AE34EC" w:rsidRPr="001435E7" w14:paraId="060A0B41" w14:textId="77777777" w:rsidTr="00601EA8">
        <w:trPr>
          <w:trHeight w:val="360"/>
          <w:ins w:id="3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17D0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3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3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AM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447F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3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3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119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842</w:t>
              </w:r>
            </w:ins>
          </w:p>
        </w:tc>
      </w:tr>
      <w:tr w:rsidR="00AE34EC" w:rsidRPr="001435E7" w14:paraId="3FFE317F" w14:textId="77777777" w:rsidTr="00601EA8">
        <w:trPr>
          <w:trHeight w:val="360"/>
          <w:ins w:id="3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E706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3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3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AP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A738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4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4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32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551</w:t>
              </w:r>
            </w:ins>
          </w:p>
        </w:tc>
      </w:tr>
      <w:tr w:rsidR="00AE34EC" w:rsidRPr="001435E7" w14:paraId="3955A9ED" w14:textId="77777777" w:rsidTr="00601EA8">
        <w:trPr>
          <w:trHeight w:val="360"/>
          <w:ins w:id="4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DA4DD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4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4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BA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A6FF4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4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4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175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044</w:t>
              </w:r>
            </w:ins>
          </w:p>
        </w:tc>
      </w:tr>
      <w:tr w:rsidR="00AE34EC" w:rsidRPr="001435E7" w14:paraId="04754216" w14:textId="77777777" w:rsidTr="00601EA8">
        <w:trPr>
          <w:trHeight w:val="360"/>
          <w:ins w:id="4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4AB1D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4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4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CE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52BFB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5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5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78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109</w:t>
              </w:r>
            </w:ins>
          </w:p>
        </w:tc>
      </w:tr>
      <w:tr w:rsidR="00AE34EC" w:rsidRPr="001435E7" w14:paraId="562BFAD5" w14:textId="77777777" w:rsidTr="00601EA8">
        <w:trPr>
          <w:trHeight w:val="360"/>
          <w:ins w:id="5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4E9E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5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5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DF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D5D2B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5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5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165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417</w:t>
              </w:r>
            </w:ins>
          </w:p>
        </w:tc>
      </w:tr>
      <w:tr w:rsidR="00AE34EC" w:rsidRPr="001435E7" w14:paraId="7254ACA2" w14:textId="77777777" w:rsidTr="00601EA8">
        <w:trPr>
          <w:trHeight w:val="360"/>
          <w:ins w:id="5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2B0C4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5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5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ES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444EA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6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6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119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017</w:t>
              </w:r>
            </w:ins>
          </w:p>
        </w:tc>
      </w:tr>
      <w:tr w:rsidR="00AE34EC" w:rsidRPr="001435E7" w14:paraId="25A842E4" w14:textId="77777777" w:rsidTr="00601EA8">
        <w:trPr>
          <w:trHeight w:val="360"/>
          <w:ins w:id="6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FA4B5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6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6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GO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E964A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6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6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282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406</w:t>
              </w:r>
            </w:ins>
          </w:p>
        </w:tc>
      </w:tr>
      <w:tr w:rsidR="00AE34EC" w:rsidRPr="001435E7" w14:paraId="0E0FA699" w14:textId="77777777" w:rsidTr="00601EA8">
        <w:trPr>
          <w:trHeight w:val="360"/>
          <w:ins w:id="6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AEC8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6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6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MA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11716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7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7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82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154</w:t>
              </w:r>
            </w:ins>
          </w:p>
        </w:tc>
      </w:tr>
      <w:tr w:rsidR="00AE34EC" w:rsidRPr="001435E7" w14:paraId="513477D8" w14:textId="77777777" w:rsidTr="00601EA8">
        <w:trPr>
          <w:trHeight w:val="360"/>
          <w:ins w:id="7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6FBF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7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7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MG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C4DE1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7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7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410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76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5</w:t>
              </w:r>
            </w:ins>
          </w:p>
        </w:tc>
      </w:tr>
      <w:tr w:rsidR="00AE34EC" w:rsidRPr="001435E7" w14:paraId="67ED3DCC" w14:textId="77777777" w:rsidTr="00601EA8">
        <w:trPr>
          <w:trHeight w:val="360"/>
          <w:ins w:id="7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81C4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7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7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MS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D3668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8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8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100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213</w:t>
              </w:r>
            </w:ins>
          </w:p>
        </w:tc>
      </w:tr>
      <w:tr w:rsidR="00AE34EC" w:rsidRPr="001435E7" w14:paraId="63B9FDDD" w14:textId="77777777" w:rsidTr="00601EA8">
        <w:trPr>
          <w:trHeight w:val="360"/>
          <w:ins w:id="8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8AB6E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8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8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MT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55927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8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8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86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623</w:t>
              </w:r>
            </w:ins>
          </w:p>
        </w:tc>
      </w:tr>
      <w:tr w:rsidR="00AE34EC" w:rsidRPr="001435E7" w14:paraId="6A90B5F9" w14:textId="77777777" w:rsidTr="00601EA8">
        <w:trPr>
          <w:trHeight w:val="360"/>
          <w:ins w:id="8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F92C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8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8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PA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010C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9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9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136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210</w:t>
              </w:r>
            </w:ins>
          </w:p>
        </w:tc>
      </w:tr>
      <w:tr w:rsidR="00AE34EC" w:rsidRPr="001435E7" w14:paraId="262214CD" w14:textId="77777777" w:rsidTr="00601EA8">
        <w:trPr>
          <w:trHeight w:val="360"/>
          <w:ins w:id="9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2122F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9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9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PB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712A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9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9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365</w:t>
              </w:r>
            </w:ins>
          </w:p>
        </w:tc>
      </w:tr>
      <w:tr w:rsidR="00AE34EC" w:rsidRPr="001435E7" w14:paraId="3AC17AF5" w14:textId="77777777" w:rsidTr="00601EA8">
        <w:trPr>
          <w:trHeight w:val="360"/>
          <w:ins w:id="9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4CD5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9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9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PE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A7C1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0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0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48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878</w:t>
              </w:r>
            </w:ins>
          </w:p>
        </w:tc>
      </w:tr>
      <w:tr w:rsidR="00AE34EC" w:rsidRPr="001435E7" w14:paraId="43048245" w14:textId="77777777" w:rsidTr="00601EA8">
        <w:trPr>
          <w:trHeight w:val="360"/>
          <w:ins w:id="10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D12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0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0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PI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2E8A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0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0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31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181</w:t>
              </w:r>
            </w:ins>
          </w:p>
        </w:tc>
      </w:tr>
      <w:tr w:rsidR="00AE34EC" w:rsidRPr="001435E7" w14:paraId="4F2CE90E" w14:textId="77777777" w:rsidTr="00601EA8">
        <w:trPr>
          <w:trHeight w:val="360"/>
          <w:ins w:id="10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679F8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0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0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PR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1DDF5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1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1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504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670</w:t>
              </w:r>
            </w:ins>
          </w:p>
        </w:tc>
      </w:tr>
      <w:tr w:rsidR="00AE34EC" w:rsidRPr="001435E7" w14:paraId="36C9D5FB" w14:textId="77777777" w:rsidTr="00601EA8">
        <w:trPr>
          <w:trHeight w:val="360"/>
          <w:ins w:id="11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8AE4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1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1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RJ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E0746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1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1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760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92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</w:t>
              </w:r>
            </w:ins>
          </w:p>
        </w:tc>
      </w:tr>
      <w:tr w:rsidR="00AE34EC" w:rsidRPr="001435E7" w14:paraId="3EE02DC5" w14:textId="77777777" w:rsidTr="00601EA8">
        <w:trPr>
          <w:trHeight w:val="360"/>
          <w:ins w:id="11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2D7F2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1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1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RN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34FFA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2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2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8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245</w:t>
              </w:r>
            </w:ins>
          </w:p>
        </w:tc>
      </w:tr>
      <w:tr w:rsidR="00AE34EC" w:rsidRPr="001435E7" w14:paraId="2F82D1BF" w14:textId="77777777" w:rsidTr="00601EA8">
        <w:trPr>
          <w:trHeight w:val="360"/>
          <w:ins w:id="12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8B376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2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2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RO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987FD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2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2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93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273</w:t>
              </w:r>
            </w:ins>
          </w:p>
        </w:tc>
      </w:tr>
      <w:tr w:rsidR="00AE34EC" w:rsidRPr="001435E7" w14:paraId="616DCD76" w14:textId="77777777" w:rsidTr="00601EA8">
        <w:trPr>
          <w:trHeight w:val="360"/>
          <w:ins w:id="12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56840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2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2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RR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D2D3F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3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3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52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696</w:t>
              </w:r>
            </w:ins>
          </w:p>
        </w:tc>
      </w:tr>
      <w:tr w:rsidR="00AE34EC" w:rsidRPr="001435E7" w14:paraId="3C933F2D" w14:textId="77777777" w:rsidTr="00601EA8">
        <w:trPr>
          <w:trHeight w:val="360"/>
          <w:ins w:id="13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00035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3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3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RS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4D102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3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3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429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687</w:t>
              </w:r>
            </w:ins>
          </w:p>
        </w:tc>
      </w:tr>
      <w:tr w:rsidR="00AE34EC" w:rsidRPr="001435E7" w14:paraId="469DA555" w14:textId="77777777" w:rsidTr="00601EA8">
        <w:trPr>
          <w:trHeight w:val="360"/>
          <w:ins w:id="13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B6827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3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3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SC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792F6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4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4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147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981</w:t>
              </w:r>
            </w:ins>
          </w:p>
        </w:tc>
      </w:tr>
      <w:tr w:rsidR="00AE34EC" w:rsidRPr="001435E7" w14:paraId="65FDDE34" w14:textId="77777777" w:rsidTr="00601EA8">
        <w:trPr>
          <w:trHeight w:val="360"/>
          <w:ins w:id="14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C900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4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4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SE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E8129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4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4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15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067</w:t>
              </w:r>
            </w:ins>
          </w:p>
        </w:tc>
      </w:tr>
      <w:tr w:rsidR="00AE34EC" w:rsidRPr="001435E7" w14:paraId="0097BCF8" w14:textId="77777777" w:rsidTr="00601EA8">
        <w:trPr>
          <w:trHeight w:val="360"/>
          <w:ins w:id="147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268B3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48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49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SP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785E0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50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51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17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778</w:t>
              </w:r>
            </w:ins>
          </w:p>
        </w:tc>
      </w:tr>
      <w:tr w:rsidR="00AE34EC" w:rsidRPr="001435E7" w14:paraId="3A7F0E2B" w14:textId="77777777" w:rsidTr="00601EA8">
        <w:trPr>
          <w:trHeight w:val="360"/>
          <w:ins w:id="152" w:author="Viviane De Medeiros Calaca Gomes" w:date="2024-04-16T08:11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91A5C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53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54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t>TO</w:t>
              </w:r>
            </w:ins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511F8" w14:textId="77777777" w:rsidR="00AE34EC" w:rsidRPr="001435E7" w:rsidRDefault="00AE34EC" w:rsidP="00601EA8">
            <w:pPr>
              <w:widowControl/>
              <w:autoSpaceDE/>
              <w:autoSpaceDN/>
              <w:jc w:val="center"/>
              <w:rPr>
                <w:ins w:id="155" w:author="Viviane De Medeiros Calaca Gomes" w:date="2024-04-16T08:11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156" w:author="Viviane De Medeiros Calaca Gomes" w:date="2024-04-16T08:11:00Z"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30</w:t>
              </w:r>
              <w:r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.</w:t>
              </w:r>
              <w:r w:rsidRPr="001435E7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t>768</w:t>
              </w:r>
            </w:ins>
          </w:p>
        </w:tc>
      </w:tr>
    </w:tbl>
    <w:p w14:paraId="64533C63" w14:textId="68407FC6" w:rsidR="00AE34EC" w:rsidRDefault="00AE34EC">
      <w:pPr>
        <w:pStyle w:val="Corpodetexto"/>
        <w:spacing w:before="181"/>
        <w:rPr>
          <w:ins w:id="157" w:author="Viviane De Medeiros Calaca Gomes" w:date="2024-04-16T08:11:00Z"/>
          <w:b/>
          <w:sz w:val="24"/>
          <w:szCs w:val="24"/>
        </w:rPr>
      </w:pPr>
    </w:p>
    <w:p w14:paraId="0D72B8A8" w14:textId="77777777" w:rsidR="00AE34EC" w:rsidRDefault="00AE34EC">
      <w:pPr>
        <w:pStyle w:val="Corpodetexto"/>
        <w:spacing w:before="181"/>
        <w:rPr>
          <w:b/>
          <w:sz w:val="24"/>
          <w:szCs w:val="24"/>
        </w:rPr>
      </w:pPr>
    </w:p>
    <w:tbl>
      <w:tblPr>
        <w:tblW w:w="2420" w:type="dxa"/>
        <w:tblInd w:w="3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158" w:author="Viviane De Medeiros Calaca Gomes" w:date="2024-04-16T08:11:00Z">
          <w:tblPr>
            <w:tblW w:w="2420" w:type="dxa"/>
            <w:tblInd w:w="3213" w:type="dxa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60"/>
        <w:gridCol w:w="2060"/>
        <w:tblGridChange w:id="159">
          <w:tblGrid>
            <w:gridCol w:w="5"/>
            <w:gridCol w:w="955"/>
            <w:gridCol w:w="5"/>
            <w:gridCol w:w="1455"/>
            <w:gridCol w:w="605"/>
          </w:tblGrid>
        </w:tblGridChange>
      </w:tblGrid>
      <w:tr w:rsidR="003E6124" w:rsidRPr="001435E7" w14:paraId="16E68F80" w14:textId="77777777" w:rsidTr="00AE34EC">
        <w:trPr>
          <w:trHeight w:val="360"/>
          <w:trPrChange w:id="160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161" w:author="Viviane De Medeiros Calaca Gomes" w:date="2024-04-16T08:11:00Z">
              <w:tcPr>
                <w:tcW w:w="9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30760874" w14:textId="048FB7EC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del w:id="162" w:author="Viviane De Medeiros Calaca Gomes" w:date="2024-04-16T08:11:00Z">
              <w:r w:rsidRPr="001435E7" w:rsidDel="00AE34EC">
                <w:rPr>
                  <w:rFonts w:ascii="Calibri" w:eastAsia="Times New Roman" w:hAnsi="Calibri" w:cs="Calibri"/>
                  <w:color w:val="000000"/>
                  <w:lang w:val="pt-BR" w:eastAsia="pt-BR"/>
                </w:rPr>
                <w:delText>Total</w:delText>
              </w:r>
            </w:del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63" w:author="Viviane De Medeiros Calaca Gomes" w:date="2024-04-16T08:11:00Z">
              <w:tcPr>
                <w:tcW w:w="146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B2F0BDA" w14:textId="252481AE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64" w:author="Viviane De Medeiros Calaca Gomes" w:date="2024-04-16T08:11:00Z"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3.986.103</w:delText>
              </w:r>
            </w:del>
            <w:ins w:id="165" w:author="V.tal" w:date="2024-04-15T18:47:00Z">
              <w:del w:id="166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4</w:delText>
                </w:r>
                <w:r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.</w:delText>
                </w:r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057.839</w:delText>
                </w:r>
              </w:del>
            </w:ins>
            <w:del w:id="16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 xml:space="preserve"> </w:delText>
              </w:r>
            </w:del>
          </w:p>
        </w:tc>
      </w:tr>
      <w:tr w:rsidR="003E6124" w:rsidRPr="001435E7" w14:paraId="17DBC6CD" w14:textId="77777777" w:rsidTr="00AE34EC">
        <w:trPr>
          <w:trHeight w:val="360"/>
          <w:trPrChange w:id="168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69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61BEB28" w14:textId="60064FAE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70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AC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71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8192637" w14:textId="7017E703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7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43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312</w:delText>
              </w:r>
            </w:del>
            <w:ins w:id="173" w:author="V.tal" w:date="2024-04-15T18:47:00Z">
              <w:del w:id="174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697</w:delText>
                </w:r>
              </w:del>
            </w:ins>
          </w:p>
        </w:tc>
      </w:tr>
      <w:tr w:rsidR="003E6124" w:rsidRPr="001435E7" w14:paraId="07B114C3" w14:textId="77777777" w:rsidTr="00AE34EC">
        <w:trPr>
          <w:trHeight w:val="360"/>
          <w:trPrChange w:id="175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76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5667080" w14:textId="4922317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7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AL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78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5F6CA06" w14:textId="7FD929B6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79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924</w:delText>
              </w:r>
            </w:del>
            <w:ins w:id="180" w:author="V.tal" w:date="2024-04-15T18:47:00Z">
              <w:del w:id="181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7.065</w:delText>
                </w:r>
              </w:del>
            </w:ins>
          </w:p>
        </w:tc>
      </w:tr>
      <w:tr w:rsidR="003E6124" w:rsidRPr="001435E7" w14:paraId="5D9259CF" w14:textId="77777777" w:rsidTr="00AE34EC">
        <w:trPr>
          <w:trHeight w:val="360"/>
          <w:trPrChange w:id="182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83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F762261" w14:textId="24EC8DC5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8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AM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85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211BD27" w14:textId="7AB8F71A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86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119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842</w:delText>
              </w:r>
            </w:del>
            <w:ins w:id="187" w:author="V.tal" w:date="2024-04-15T18:47:00Z">
              <w:del w:id="188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120.967</w:delText>
                </w:r>
              </w:del>
            </w:ins>
          </w:p>
        </w:tc>
      </w:tr>
      <w:tr w:rsidR="003E6124" w:rsidRPr="001435E7" w14:paraId="67038F65" w14:textId="77777777" w:rsidTr="00AE34EC">
        <w:trPr>
          <w:trHeight w:val="360"/>
          <w:trPrChange w:id="189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90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28C2F78" w14:textId="6B3191A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91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lastRenderedPageBreak/>
                <w:delText>AP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92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705DD31" w14:textId="6EDE8F6F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93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32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551</w:delText>
              </w:r>
            </w:del>
            <w:ins w:id="194" w:author="V.tal" w:date="2024-04-15T18:47:00Z">
              <w:del w:id="195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993</w:delText>
                </w:r>
              </w:del>
            </w:ins>
          </w:p>
        </w:tc>
      </w:tr>
      <w:tr w:rsidR="003E6124" w:rsidRPr="001435E7" w14:paraId="67CD88F8" w14:textId="77777777" w:rsidTr="00AE34EC">
        <w:trPr>
          <w:trHeight w:val="360"/>
          <w:trPrChange w:id="196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97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EA0F36E" w14:textId="41FC176C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198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BA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199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FA77F5A" w14:textId="4C3FADD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00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175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044</w:delText>
              </w:r>
            </w:del>
            <w:ins w:id="201" w:author="V.tal" w:date="2024-04-15T18:47:00Z">
              <w:del w:id="202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179.717</w:delText>
                </w:r>
              </w:del>
            </w:ins>
          </w:p>
        </w:tc>
      </w:tr>
      <w:tr w:rsidR="003E6124" w:rsidRPr="001435E7" w14:paraId="23772D0C" w14:textId="77777777" w:rsidTr="00AE34EC">
        <w:trPr>
          <w:trHeight w:val="360"/>
          <w:trPrChange w:id="203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04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30C73CD" w14:textId="2C5D6F5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05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CE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06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FC353EB" w14:textId="14195EFB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0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78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109</w:delText>
              </w:r>
            </w:del>
            <w:ins w:id="208" w:author="V.tal" w:date="2024-04-15T18:47:00Z">
              <w:del w:id="209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80.589</w:delText>
                </w:r>
              </w:del>
            </w:ins>
          </w:p>
        </w:tc>
      </w:tr>
      <w:tr w:rsidR="003E6124" w:rsidRPr="001435E7" w14:paraId="1C82D672" w14:textId="77777777" w:rsidTr="00AE34EC">
        <w:trPr>
          <w:trHeight w:val="360"/>
          <w:trPrChange w:id="210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11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E07F48F" w14:textId="6BBF4EA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1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DF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13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23DEB91" w14:textId="6B6DBB82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1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165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417</w:delText>
              </w:r>
            </w:del>
            <w:ins w:id="215" w:author="V.tal" w:date="2024-04-15T18:47:00Z">
              <w:del w:id="216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167.446</w:delText>
                </w:r>
              </w:del>
            </w:ins>
          </w:p>
        </w:tc>
      </w:tr>
      <w:tr w:rsidR="003E6124" w:rsidRPr="001435E7" w14:paraId="1C9006CE" w14:textId="77777777" w:rsidTr="00AE34EC">
        <w:trPr>
          <w:trHeight w:val="360"/>
          <w:trPrChange w:id="217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18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26992CE" w14:textId="0B9D5E80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19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ES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20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731CCF2" w14:textId="435AC0A5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21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119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017</w:delText>
              </w:r>
            </w:del>
            <w:ins w:id="222" w:author="V.tal" w:date="2024-04-15T18:47:00Z">
              <w:del w:id="223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120.065</w:delText>
                </w:r>
              </w:del>
            </w:ins>
          </w:p>
        </w:tc>
      </w:tr>
      <w:tr w:rsidR="003E6124" w:rsidRPr="001435E7" w14:paraId="757B1A7C" w14:textId="77777777" w:rsidTr="00AE34EC">
        <w:trPr>
          <w:trHeight w:val="360"/>
          <w:trPrChange w:id="224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25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C61CABA" w14:textId="5298C4C8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26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GO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27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EAB1CC2" w14:textId="39537ABF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28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282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406</w:delText>
              </w:r>
            </w:del>
            <w:ins w:id="229" w:author="V.tal" w:date="2024-04-15T18:47:00Z">
              <w:del w:id="230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284.808</w:delText>
                </w:r>
              </w:del>
            </w:ins>
          </w:p>
        </w:tc>
      </w:tr>
      <w:tr w:rsidR="003E6124" w:rsidRPr="001435E7" w14:paraId="02FEF2F0" w14:textId="77777777" w:rsidTr="00AE34EC">
        <w:trPr>
          <w:trHeight w:val="360"/>
          <w:trPrChange w:id="231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32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EB4095A" w14:textId="132037D3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33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MA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34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BD77061" w14:textId="430E355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35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82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154</w:delText>
              </w:r>
            </w:del>
            <w:ins w:id="236" w:author="V.tal" w:date="2024-04-15T18:47:00Z">
              <w:del w:id="237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83.512</w:delText>
                </w:r>
              </w:del>
            </w:ins>
          </w:p>
        </w:tc>
      </w:tr>
      <w:tr w:rsidR="003E6124" w:rsidRPr="001435E7" w14:paraId="4EA9EAFF" w14:textId="77777777" w:rsidTr="00AE34EC">
        <w:trPr>
          <w:trHeight w:val="360"/>
          <w:trPrChange w:id="238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39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9BA8F6C" w14:textId="6CEBCF9A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40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MG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41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51CD87C" w14:textId="03CD1002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4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410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76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5</w:delText>
              </w:r>
            </w:del>
            <w:ins w:id="243" w:author="V.tal" w:date="2024-04-15T18:47:00Z">
              <w:del w:id="244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420.571</w:delText>
                </w:r>
              </w:del>
            </w:ins>
          </w:p>
        </w:tc>
      </w:tr>
      <w:tr w:rsidR="003E6124" w:rsidRPr="001435E7" w14:paraId="489A5F74" w14:textId="77777777" w:rsidTr="00AE34EC">
        <w:trPr>
          <w:trHeight w:val="360"/>
          <w:trPrChange w:id="245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46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7A92102" w14:textId="5B506E4C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4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MS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48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E644AE7" w14:textId="15A44DFC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49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100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213</w:delText>
              </w:r>
            </w:del>
            <w:ins w:id="250" w:author="V.tal" w:date="2024-04-15T18:47:00Z">
              <w:del w:id="251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101.587</w:delText>
                </w:r>
              </w:del>
            </w:ins>
          </w:p>
        </w:tc>
      </w:tr>
      <w:tr w:rsidR="003E6124" w:rsidRPr="001435E7" w14:paraId="64DE5BCC" w14:textId="77777777" w:rsidTr="00AE34EC">
        <w:trPr>
          <w:trHeight w:val="360"/>
          <w:trPrChange w:id="252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53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54CAF51" w14:textId="21FC0FB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5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MT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55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9EEAFE2" w14:textId="055ED41D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56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86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623</w:delText>
              </w:r>
            </w:del>
            <w:ins w:id="257" w:author="V.tal" w:date="2024-04-15T18:47:00Z">
              <w:del w:id="258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87.763</w:delText>
                </w:r>
              </w:del>
            </w:ins>
          </w:p>
        </w:tc>
      </w:tr>
      <w:tr w:rsidR="003E6124" w:rsidRPr="001435E7" w14:paraId="6FC677ED" w14:textId="77777777" w:rsidTr="00AE34EC">
        <w:trPr>
          <w:trHeight w:val="360"/>
          <w:trPrChange w:id="259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60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1749420" w14:textId="72E9F02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61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PA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62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063627F" w14:textId="78EB38AB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63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136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210</w:delText>
              </w:r>
            </w:del>
            <w:ins w:id="264" w:author="V.tal" w:date="2024-04-15T18:47:00Z">
              <w:del w:id="265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137.608</w:delText>
                </w:r>
              </w:del>
            </w:ins>
          </w:p>
        </w:tc>
      </w:tr>
      <w:tr w:rsidR="003E6124" w:rsidRPr="001435E7" w14:paraId="4ADE0C89" w14:textId="77777777" w:rsidTr="00AE34EC">
        <w:trPr>
          <w:trHeight w:val="360"/>
          <w:trPrChange w:id="266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67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BF3BE7A" w14:textId="3284C689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68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PB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69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0DF2011" w14:textId="643A7AC5" w:rsidR="003E6124" w:rsidRPr="001435E7" w:rsidRDefault="00BA78A7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70" w:author="Viviane De Medeiros Calaca Gomes" w:date="2024-04-16T08:11:00Z"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6.</w:delText>
              </w:r>
              <w:r w:rsidR="003E6124"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365</w:delText>
              </w:r>
            </w:del>
            <w:ins w:id="271" w:author="V.tal" w:date="2024-04-15T18:47:00Z">
              <w:del w:id="272" w:author="Viviane De Medeiros Calaca Gomes" w:date="2024-04-16T08:11:00Z">
                <w:r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687</w:delText>
                </w:r>
              </w:del>
            </w:ins>
          </w:p>
        </w:tc>
      </w:tr>
      <w:tr w:rsidR="003E6124" w:rsidRPr="001435E7" w14:paraId="0571BB53" w14:textId="77777777" w:rsidTr="00AE34EC">
        <w:trPr>
          <w:trHeight w:val="360"/>
          <w:trPrChange w:id="273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74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393ADE0" w14:textId="51D245E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75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PE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76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3823681" w14:textId="30373AAA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7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48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878</w:delText>
              </w:r>
            </w:del>
            <w:ins w:id="278" w:author="V.tal" w:date="2024-04-15T18:47:00Z">
              <w:del w:id="279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50.580</w:delText>
                </w:r>
              </w:del>
            </w:ins>
          </w:p>
        </w:tc>
      </w:tr>
      <w:tr w:rsidR="003E6124" w:rsidRPr="001435E7" w14:paraId="04862C27" w14:textId="77777777" w:rsidTr="00AE34EC">
        <w:trPr>
          <w:trHeight w:val="360"/>
          <w:trPrChange w:id="280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81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72C0510" w14:textId="65C8B218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8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PI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83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ECB3391" w14:textId="77D5F298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8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31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181</w:delText>
              </w:r>
            </w:del>
            <w:ins w:id="285" w:author="V.tal" w:date="2024-04-15T18:47:00Z">
              <w:del w:id="286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32.109</w:delText>
                </w:r>
              </w:del>
            </w:ins>
          </w:p>
        </w:tc>
      </w:tr>
      <w:tr w:rsidR="003E6124" w:rsidRPr="001435E7" w14:paraId="5A8ADC15" w14:textId="77777777" w:rsidTr="00AE34EC">
        <w:trPr>
          <w:trHeight w:val="360"/>
          <w:trPrChange w:id="287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88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A588BFE" w14:textId="0973E02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89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PR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90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1FF4F1D" w14:textId="37B72E3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91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504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670</w:delText>
              </w:r>
            </w:del>
            <w:ins w:id="292" w:author="V.tal" w:date="2024-04-15T18:47:00Z">
              <w:del w:id="293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512.437</w:delText>
                </w:r>
              </w:del>
            </w:ins>
          </w:p>
        </w:tc>
      </w:tr>
      <w:tr w:rsidR="003E6124" w:rsidRPr="001435E7" w14:paraId="133FDD56" w14:textId="77777777" w:rsidTr="00AE34EC">
        <w:trPr>
          <w:trHeight w:val="360"/>
          <w:trPrChange w:id="294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95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C29F596" w14:textId="3872D7D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96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RJ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297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0BF3ACF" w14:textId="094BB531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298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760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92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</w:delText>
              </w:r>
            </w:del>
            <w:ins w:id="299" w:author="V.tal" w:date="2024-04-15T18:47:00Z">
              <w:del w:id="300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782.446</w:delText>
                </w:r>
              </w:del>
            </w:ins>
          </w:p>
        </w:tc>
      </w:tr>
      <w:tr w:rsidR="003E6124" w:rsidRPr="001435E7" w14:paraId="6A945B77" w14:textId="77777777" w:rsidTr="00AE34EC">
        <w:trPr>
          <w:trHeight w:val="360"/>
          <w:trPrChange w:id="301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02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141AE052" w14:textId="375F347D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03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RN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04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61C667B" w14:textId="4E6FF036" w:rsidR="003E6124" w:rsidRPr="001435E7" w:rsidRDefault="00BA78A7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05" w:author="Viviane De Medeiros Calaca Gomes" w:date="2024-04-16T08:11:00Z"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8.</w:delText>
              </w:r>
              <w:r w:rsidR="003E6124"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245</w:delText>
              </w:r>
            </w:del>
            <w:ins w:id="306" w:author="V.tal" w:date="2024-04-15T18:47:00Z">
              <w:del w:id="307" w:author="Viviane De Medeiros Calaca Gomes" w:date="2024-04-16T08:11:00Z">
                <w:r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646</w:delText>
                </w:r>
              </w:del>
            </w:ins>
          </w:p>
        </w:tc>
      </w:tr>
      <w:tr w:rsidR="003E6124" w:rsidRPr="001435E7" w14:paraId="40CA499A" w14:textId="77777777" w:rsidTr="00AE34EC">
        <w:trPr>
          <w:trHeight w:val="360"/>
          <w:trPrChange w:id="308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09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885DBD1" w14:textId="44FC3C8F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10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RO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11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24EB6DF" w14:textId="102A61F2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1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93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273</w:delText>
              </w:r>
            </w:del>
            <w:ins w:id="313" w:author="V.tal" w:date="2024-04-15T18:47:00Z">
              <w:del w:id="314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94.634</w:delText>
                </w:r>
              </w:del>
            </w:ins>
          </w:p>
        </w:tc>
      </w:tr>
      <w:tr w:rsidR="003E6124" w:rsidRPr="001435E7" w14:paraId="1193E587" w14:textId="77777777" w:rsidTr="00AE34EC">
        <w:trPr>
          <w:trHeight w:val="360"/>
          <w:trPrChange w:id="315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16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B766274" w14:textId="44D46263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1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RR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18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7ABB6E2" w14:textId="5C4B038F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19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52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696</w:delText>
              </w:r>
            </w:del>
            <w:ins w:id="320" w:author="V.tal" w:date="2024-04-15T18:47:00Z">
              <w:del w:id="321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53.285</w:delText>
                </w:r>
              </w:del>
            </w:ins>
          </w:p>
        </w:tc>
      </w:tr>
      <w:tr w:rsidR="003E6124" w:rsidRPr="001435E7" w14:paraId="6B1F4585" w14:textId="77777777" w:rsidTr="00AE34EC">
        <w:trPr>
          <w:trHeight w:val="360"/>
          <w:trPrChange w:id="322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23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1D93565" w14:textId="560CB086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2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RS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25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4E25D3A" w14:textId="30415954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26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429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687</w:delText>
              </w:r>
            </w:del>
            <w:ins w:id="327" w:author="V.tal" w:date="2024-04-15T18:47:00Z">
              <w:del w:id="328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433.009</w:delText>
                </w:r>
              </w:del>
            </w:ins>
          </w:p>
        </w:tc>
      </w:tr>
      <w:tr w:rsidR="003E6124" w:rsidRPr="001435E7" w14:paraId="032C7FF7" w14:textId="77777777" w:rsidTr="00AE34EC">
        <w:trPr>
          <w:trHeight w:val="360"/>
          <w:trPrChange w:id="329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30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9BAFC26" w14:textId="07EAD644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31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SC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32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56808F6" w14:textId="325F2A69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33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147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981</w:delText>
              </w:r>
            </w:del>
            <w:ins w:id="334" w:author="V.tal" w:date="2024-04-15T18:47:00Z">
              <w:del w:id="335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150.412</w:delText>
                </w:r>
              </w:del>
            </w:ins>
          </w:p>
        </w:tc>
      </w:tr>
      <w:tr w:rsidR="003E6124" w:rsidRPr="001435E7" w14:paraId="17CE3216" w14:textId="77777777" w:rsidTr="00AE34EC">
        <w:trPr>
          <w:trHeight w:val="360"/>
          <w:trPrChange w:id="336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37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D35DBDA" w14:textId="1901ADF3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38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SE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39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76403214" w14:textId="7F591EDB" w:rsidR="003E6124" w:rsidRPr="001435E7" w:rsidRDefault="00BA78A7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40" w:author="Viviane De Medeiros Calaca Gomes" w:date="2024-04-16T08:11:00Z"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15.</w:delText>
              </w:r>
              <w:r w:rsidR="003E6124"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067</w:delText>
              </w:r>
            </w:del>
            <w:ins w:id="341" w:author="V.tal" w:date="2024-04-15T18:47:00Z">
              <w:del w:id="342" w:author="Viviane De Medeiros Calaca Gomes" w:date="2024-04-16T08:11:00Z">
                <w:r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329</w:delText>
                </w:r>
              </w:del>
            </w:ins>
          </w:p>
        </w:tc>
      </w:tr>
      <w:tr w:rsidR="003E6124" w:rsidRPr="001435E7" w14:paraId="0356A60C" w14:textId="77777777" w:rsidTr="00AE34EC">
        <w:trPr>
          <w:trHeight w:val="360"/>
          <w:trPrChange w:id="343" w:author="Viviane De Medeiros Calaca Gomes" w:date="2024-04-16T08:11:00Z">
            <w:trPr>
              <w:gridBefore w:val="1"/>
              <w:trHeight w:val="360"/>
            </w:trPr>
          </w:trPrChange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44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C64438B" w14:textId="00A8DF93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45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SP</w:delText>
              </w:r>
            </w:del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46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D800543" w14:textId="7942544C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47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17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778</w:delText>
              </w:r>
            </w:del>
            <w:ins w:id="348" w:author="V.tal" w:date="2024-04-15T18:47:00Z">
              <w:del w:id="349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910</w:delText>
                </w:r>
              </w:del>
            </w:ins>
          </w:p>
        </w:tc>
      </w:tr>
      <w:tr w:rsidR="003E6124" w:rsidRPr="001435E7" w14:paraId="071D6C8B" w14:textId="77777777" w:rsidTr="00AE34EC">
        <w:trPr>
          <w:trHeight w:val="360"/>
          <w:trPrChange w:id="350" w:author="Viviane De Medeiros Calaca Gomes" w:date="2024-04-16T08:11:00Z">
            <w:trPr>
              <w:gridAfter w:val="0"/>
              <w:trHeight w:val="360"/>
            </w:trPr>
          </w:trPrChange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51" w:author="Viviane De Medeiros Calaca Gomes" w:date="2024-04-16T08:11:00Z">
              <w:tcPr>
                <w:tcW w:w="960" w:type="dxa"/>
                <w:gridSpan w:val="2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E2CD182" w14:textId="361CB180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52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pacing w:val="-5"/>
                  <w:sz w:val="24"/>
                  <w:szCs w:val="24"/>
                  <w:lang w:eastAsia="pt-BR"/>
                </w:rPr>
                <w:delText>TO</w:delText>
              </w:r>
            </w:del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tcPrChange w:id="353" w:author="Viviane De Medeiros Calaca Gomes" w:date="2024-04-16T08:11:00Z">
              <w:tcPr>
                <w:tcW w:w="146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86E3615" w14:textId="2D65D157" w:rsidR="003E6124" w:rsidRPr="001435E7" w:rsidRDefault="003E6124" w:rsidP="0062037D">
            <w:pPr>
              <w:widowControl/>
              <w:autoSpaceDE/>
              <w:autoSpaceDN/>
              <w:jc w:val="center"/>
              <w:rPr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del w:id="354" w:author="Viviane De Medeiros Calaca Gomes" w:date="2024-04-16T08:11:00Z"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30</w:delText>
              </w:r>
              <w:r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.</w:delText>
              </w:r>
              <w:r w:rsidRPr="001435E7" w:rsidDel="00AE34EC">
                <w:rPr>
                  <w:rFonts w:eastAsia="Times New Roman" w:cs="Calibri"/>
                  <w:color w:val="000000"/>
                  <w:sz w:val="24"/>
                  <w:szCs w:val="24"/>
                  <w:lang w:val="pt-BR" w:eastAsia="pt-BR"/>
                </w:rPr>
                <w:delText>768</w:delText>
              </w:r>
            </w:del>
            <w:ins w:id="355" w:author="V.tal" w:date="2024-04-15T18:47:00Z">
              <w:del w:id="356" w:author="Viviane De Medeiros Calaca Gomes" w:date="2024-04-16T08:11:00Z">
                <w:r w:rsidR="00BA78A7"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31.036</w:delText>
                </w:r>
              </w:del>
            </w:ins>
          </w:p>
        </w:tc>
      </w:tr>
      <w:tr w:rsidR="00BA78A7" w:rsidRPr="001435E7" w14:paraId="55E1E4A7" w14:textId="77777777" w:rsidTr="00BA78A7">
        <w:trPr>
          <w:trHeight w:val="360"/>
          <w:ins w:id="357" w:author="V.tal" w:date="2024-04-15T18:47:00Z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6C78D" w14:textId="6FCD8B89" w:rsidR="00BA78A7" w:rsidRPr="001435E7" w:rsidRDefault="00BA78A7" w:rsidP="0062037D">
            <w:pPr>
              <w:widowControl/>
              <w:autoSpaceDE/>
              <w:autoSpaceDN/>
              <w:jc w:val="center"/>
              <w:rPr>
                <w:ins w:id="358" w:author="V.tal" w:date="2024-04-15T18:47:00Z"/>
                <w:rFonts w:eastAsia="Times New Roman" w:cs="Calibri"/>
                <w:color w:val="000000"/>
                <w:spacing w:val="-5"/>
                <w:sz w:val="24"/>
                <w:szCs w:val="24"/>
                <w:lang w:eastAsia="pt-BR"/>
              </w:rPr>
            </w:pPr>
            <w:ins w:id="359" w:author="V.tal" w:date="2024-04-15T18:47:00Z">
              <w:del w:id="360" w:author="Viviane De Medeiros Calaca Gomes" w:date="2024-04-16T08:11:00Z">
                <w:r w:rsidDel="00AE34EC">
                  <w:rPr>
                    <w:rFonts w:eastAsia="Times New Roman" w:cs="Calibri"/>
                    <w:color w:val="000000"/>
                    <w:spacing w:val="-5"/>
                    <w:sz w:val="24"/>
                    <w:szCs w:val="24"/>
                    <w:lang w:eastAsia="pt-BR"/>
                  </w:rPr>
                  <w:delText>[vazio]</w:delText>
                </w:r>
              </w:del>
            </w:ins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23400" w14:textId="05D24C80" w:rsidR="00BA78A7" w:rsidRDefault="00BA78A7" w:rsidP="0062037D">
            <w:pPr>
              <w:widowControl/>
              <w:autoSpaceDE/>
              <w:autoSpaceDN/>
              <w:jc w:val="center"/>
              <w:rPr>
                <w:ins w:id="361" w:author="V.tal" w:date="2024-04-15T18:47:00Z"/>
                <w:rFonts w:eastAsia="Times New Roman" w:cs="Calibri"/>
                <w:color w:val="000000"/>
                <w:sz w:val="24"/>
                <w:szCs w:val="24"/>
                <w:lang w:val="pt-BR" w:eastAsia="pt-BR"/>
              </w:rPr>
            </w:pPr>
            <w:ins w:id="362" w:author="V.tal" w:date="2024-04-15T18:47:00Z">
              <w:del w:id="363" w:author="Viviane De Medeiros Calaca Gomes" w:date="2024-04-16T08:11:00Z">
                <w:r w:rsidDel="00AE34EC">
                  <w:rPr>
                    <w:rFonts w:eastAsia="Times New Roman" w:cs="Calibri"/>
                    <w:color w:val="000000"/>
                    <w:sz w:val="24"/>
                    <w:szCs w:val="24"/>
                    <w:lang w:val="pt-BR" w:eastAsia="pt-BR"/>
                  </w:rPr>
                  <w:delText>931</w:delText>
                </w:r>
              </w:del>
            </w:ins>
          </w:p>
        </w:tc>
      </w:tr>
    </w:tbl>
    <w:p w14:paraId="082FD45A" w14:textId="2DF248B4" w:rsidR="003E6124" w:rsidRDefault="003E6124">
      <w:pPr>
        <w:pStyle w:val="Corpodetexto"/>
        <w:spacing w:before="181"/>
        <w:rPr>
          <w:b/>
          <w:sz w:val="24"/>
          <w:szCs w:val="24"/>
        </w:rPr>
      </w:pPr>
    </w:p>
    <w:p w14:paraId="42DBEA39" w14:textId="77777777" w:rsidR="003E6124" w:rsidRPr="00604712" w:rsidRDefault="003E6124">
      <w:pPr>
        <w:pStyle w:val="Corpodetexto"/>
        <w:spacing w:before="181"/>
        <w:rPr>
          <w:b/>
          <w:sz w:val="24"/>
          <w:szCs w:val="24"/>
        </w:rPr>
      </w:pPr>
    </w:p>
    <w:tbl>
      <w:tblPr>
        <w:tblStyle w:val="TableNormal"/>
        <w:tblW w:w="0" w:type="auto"/>
        <w:tblInd w:w="3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9"/>
        <w:gridCol w:w="1601"/>
      </w:tblGrid>
      <w:tr w:rsidR="0073364B" w:rsidRPr="002730B8" w14:paraId="482D3813" w14:textId="77777777">
        <w:trPr>
          <w:trHeight w:val="359"/>
          <w:del w:id="364" w:author="V.tal" w:date="2024-04-15T18:47:00Z"/>
        </w:trPr>
        <w:tc>
          <w:tcPr>
            <w:tcW w:w="1399" w:type="dxa"/>
            <w:shd w:val="clear" w:color="auto" w:fill="BEBEBE"/>
          </w:tcPr>
          <w:p w14:paraId="6D21C273" w14:textId="77777777" w:rsidR="0073364B" w:rsidRPr="002730B8" w:rsidRDefault="0073364B">
            <w:pPr>
              <w:pStyle w:val="TableParagraph"/>
              <w:spacing w:before="36"/>
              <w:ind w:left="13" w:right="6"/>
              <w:jc w:val="center"/>
              <w:rPr>
                <w:del w:id="365" w:author="V.tal" w:date="2024-04-15T18:47:00Z"/>
                <w:b/>
                <w:sz w:val="24"/>
                <w:szCs w:val="24"/>
              </w:rPr>
            </w:pPr>
          </w:p>
        </w:tc>
        <w:tc>
          <w:tcPr>
            <w:tcW w:w="1601" w:type="dxa"/>
            <w:shd w:val="clear" w:color="auto" w:fill="BEBEBE"/>
          </w:tcPr>
          <w:p w14:paraId="432D9EAD" w14:textId="77777777" w:rsidR="0073364B" w:rsidRPr="002730B8" w:rsidRDefault="0073364B">
            <w:pPr>
              <w:pStyle w:val="TableParagraph"/>
              <w:spacing w:before="36"/>
              <w:ind w:left="364"/>
              <w:rPr>
                <w:del w:id="366" w:author="V.tal" w:date="2024-04-15T18:47:00Z"/>
                <w:b/>
                <w:sz w:val="24"/>
                <w:szCs w:val="24"/>
              </w:rPr>
            </w:pPr>
          </w:p>
        </w:tc>
      </w:tr>
      <w:tr w:rsidR="0073364B" w:rsidRPr="002730B8" w14:paraId="145839DC" w14:textId="77777777">
        <w:trPr>
          <w:trHeight w:val="359"/>
          <w:del w:id="367" w:author="V.tal" w:date="2024-04-15T18:47:00Z"/>
        </w:trPr>
        <w:tc>
          <w:tcPr>
            <w:tcW w:w="1399" w:type="dxa"/>
          </w:tcPr>
          <w:p w14:paraId="09CD19F5" w14:textId="77777777" w:rsidR="0073364B" w:rsidRPr="002730B8" w:rsidRDefault="0073364B">
            <w:pPr>
              <w:pStyle w:val="TableParagraph"/>
              <w:spacing w:before="36"/>
              <w:ind w:left="13" w:right="6"/>
              <w:jc w:val="center"/>
              <w:rPr>
                <w:del w:id="368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1C697272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69" w:author="V.tal" w:date="2024-04-15T18:47:00Z"/>
                <w:sz w:val="24"/>
                <w:szCs w:val="24"/>
              </w:rPr>
            </w:pPr>
          </w:p>
        </w:tc>
      </w:tr>
      <w:tr w:rsidR="0073364B" w:rsidRPr="002730B8" w14:paraId="784D7CE8" w14:textId="77777777">
        <w:trPr>
          <w:trHeight w:val="359"/>
          <w:del w:id="370" w:author="V.tal" w:date="2024-04-15T18:47:00Z"/>
        </w:trPr>
        <w:tc>
          <w:tcPr>
            <w:tcW w:w="1399" w:type="dxa"/>
          </w:tcPr>
          <w:p w14:paraId="17B07A7A" w14:textId="77777777" w:rsidR="0073364B" w:rsidRPr="002730B8" w:rsidRDefault="0073364B">
            <w:pPr>
              <w:pStyle w:val="TableParagraph"/>
              <w:spacing w:before="36"/>
              <w:ind w:left="13" w:right="3"/>
              <w:jc w:val="center"/>
              <w:rPr>
                <w:del w:id="371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8574DB8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72" w:author="V.tal" w:date="2024-04-15T18:47:00Z"/>
                <w:sz w:val="24"/>
                <w:szCs w:val="24"/>
              </w:rPr>
            </w:pPr>
          </w:p>
        </w:tc>
      </w:tr>
      <w:tr w:rsidR="0073364B" w:rsidRPr="002730B8" w14:paraId="28C70EE1" w14:textId="77777777">
        <w:trPr>
          <w:trHeight w:val="359"/>
          <w:del w:id="373" w:author="V.tal" w:date="2024-04-15T18:47:00Z"/>
        </w:trPr>
        <w:tc>
          <w:tcPr>
            <w:tcW w:w="1399" w:type="dxa"/>
          </w:tcPr>
          <w:p w14:paraId="4FBDD428" w14:textId="77777777" w:rsidR="0073364B" w:rsidRPr="002730B8" w:rsidRDefault="0073364B">
            <w:pPr>
              <w:pStyle w:val="TableParagraph"/>
              <w:spacing w:before="36"/>
              <w:ind w:left="13" w:right="3"/>
              <w:jc w:val="center"/>
              <w:rPr>
                <w:del w:id="374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080D062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75" w:author="V.tal" w:date="2024-04-15T18:47:00Z"/>
                <w:sz w:val="24"/>
                <w:szCs w:val="24"/>
              </w:rPr>
            </w:pPr>
          </w:p>
        </w:tc>
      </w:tr>
      <w:tr w:rsidR="0073364B" w:rsidRPr="002730B8" w14:paraId="210BD638" w14:textId="77777777">
        <w:trPr>
          <w:trHeight w:val="362"/>
          <w:del w:id="376" w:author="V.tal" w:date="2024-04-15T18:47:00Z"/>
        </w:trPr>
        <w:tc>
          <w:tcPr>
            <w:tcW w:w="1399" w:type="dxa"/>
          </w:tcPr>
          <w:p w14:paraId="779287F4" w14:textId="77777777" w:rsidR="0073364B" w:rsidRPr="002730B8" w:rsidRDefault="0073364B">
            <w:pPr>
              <w:pStyle w:val="TableParagraph"/>
              <w:spacing w:before="38"/>
              <w:ind w:left="13" w:right="4"/>
              <w:jc w:val="center"/>
              <w:rPr>
                <w:del w:id="377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B76A103" w14:textId="77777777" w:rsidR="0073364B" w:rsidRPr="002730B8" w:rsidRDefault="0073364B">
            <w:pPr>
              <w:pStyle w:val="TableParagraph"/>
              <w:spacing w:before="38"/>
              <w:ind w:left="0" w:right="80"/>
              <w:jc w:val="right"/>
              <w:rPr>
                <w:del w:id="378" w:author="V.tal" w:date="2024-04-15T18:47:00Z"/>
                <w:sz w:val="24"/>
                <w:szCs w:val="24"/>
              </w:rPr>
            </w:pPr>
          </w:p>
        </w:tc>
      </w:tr>
      <w:tr w:rsidR="0073364B" w:rsidRPr="002730B8" w14:paraId="65377E80" w14:textId="77777777">
        <w:trPr>
          <w:trHeight w:val="359"/>
          <w:del w:id="379" w:author="V.tal" w:date="2024-04-15T18:47:00Z"/>
        </w:trPr>
        <w:tc>
          <w:tcPr>
            <w:tcW w:w="1399" w:type="dxa"/>
          </w:tcPr>
          <w:p w14:paraId="5E25EBEC" w14:textId="77777777" w:rsidR="0073364B" w:rsidRPr="002730B8" w:rsidRDefault="0073364B">
            <w:pPr>
              <w:pStyle w:val="TableParagraph"/>
              <w:spacing w:before="36"/>
              <w:ind w:left="13" w:right="5"/>
              <w:jc w:val="center"/>
              <w:rPr>
                <w:del w:id="380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FD8A4CF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81" w:author="V.tal" w:date="2024-04-15T18:47:00Z"/>
                <w:sz w:val="24"/>
                <w:szCs w:val="24"/>
              </w:rPr>
            </w:pPr>
          </w:p>
        </w:tc>
      </w:tr>
      <w:tr w:rsidR="0073364B" w:rsidRPr="002730B8" w14:paraId="63FC39D1" w14:textId="77777777">
        <w:trPr>
          <w:trHeight w:val="359"/>
          <w:del w:id="382" w:author="V.tal" w:date="2024-04-15T18:47:00Z"/>
        </w:trPr>
        <w:tc>
          <w:tcPr>
            <w:tcW w:w="1399" w:type="dxa"/>
          </w:tcPr>
          <w:p w14:paraId="1CFCE485" w14:textId="77777777" w:rsidR="0073364B" w:rsidRPr="002730B8" w:rsidRDefault="0073364B">
            <w:pPr>
              <w:pStyle w:val="TableParagraph"/>
              <w:spacing w:before="36"/>
              <w:ind w:left="13" w:right="4"/>
              <w:jc w:val="center"/>
              <w:rPr>
                <w:del w:id="383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2CD78B00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84" w:author="V.tal" w:date="2024-04-15T18:47:00Z"/>
                <w:sz w:val="24"/>
                <w:szCs w:val="24"/>
              </w:rPr>
            </w:pPr>
          </w:p>
        </w:tc>
      </w:tr>
      <w:tr w:rsidR="0073364B" w:rsidRPr="002730B8" w14:paraId="674E3BDA" w14:textId="77777777">
        <w:trPr>
          <w:trHeight w:val="359"/>
          <w:del w:id="385" w:author="V.tal" w:date="2024-04-15T18:47:00Z"/>
        </w:trPr>
        <w:tc>
          <w:tcPr>
            <w:tcW w:w="1399" w:type="dxa"/>
          </w:tcPr>
          <w:p w14:paraId="5E42F751" w14:textId="77777777" w:rsidR="0073364B" w:rsidRPr="002730B8" w:rsidRDefault="0073364B">
            <w:pPr>
              <w:pStyle w:val="TableParagraph"/>
              <w:spacing w:before="36"/>
              <w:ind w:left="13" w:right="6"/>
              <w:jc w:val="center"/>
              <w:rPr>
                <w:del w:id="386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A16C9F3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87" w:author="V.tal" w:date="2024-04-15T18:47:00Z"/>
                <w:sz w:val="24"/>
                <w:szCs w:val="24"/>
              </w:rPr>
            </w:pPr>
          </w:p>
        </w:tc>
      </w:tr>
      <w:tr w:rsidR="0073364B" w:rsidRPr="002730B8" w14:paraId="67CAA54B" w14:textId="77777777">
        <w:trPr>
          <w:trHeight w:val="360"/>
          <w:del w:id="388" w:author="V.tal" w:date="2024-04-15T18:47:00Z"/>
        </w:trPr>
        <w:tc>
          <w:tcPr>
            <w:tcW w:w="1399" w:type="dxa"/>
          </w:tcPr>
          <w:p w14:paraId="3F5B0C76" w14:textId="77777777" w:rsidR="0073364B" w:rsidRPr="002730B8" w:rsidRDefault="0073364B">
            <w:pPr>
              <w:pStyle w:val="TableParagraph"/>
              <w:spacing w:before="36"/>
              <w:ind w:left="13" w:right="6"/>
              <w:jc w:val="center"/>
              <w:rPr>
                <w:del w:id="389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22F9E4C9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90" w:author="V.tal" w:date="2024-04-15T18:47:00Z"/>
                <w:sz w:val="24"/>
                <w:szCs w:val="24"/>
              </w:rPr>
            </w:pPr>
          </w:p>
        </w:tc>
      </w:tr>
      <w:tr w:rsidR="0073364B" w:rsidRPr="002730B8" w14:paraId="291DB0D7" w14:textId="77777777">
        <w:trPr>
          <w:trHeight w:val="359"/>
          <w:del w:id="391" w:author="V.tal" w:date="2024-04-15T18:47:00Z"/>
        </w:trPr>
        <w:tc>
          <w:tcPr>
            <w:tcW w:w="1399" w:type="dxa"/>
          </w:tcPr>
          <w:p w14:paraId="643429E0" w14:textId="77777777" w:rsidR="0073364B" w:rsidRPr="002730B8" w:rsidRDefault="0073364B">
            <w:pPr>
              <w:pStyle w:val="TableParagraph"/>
              <w:spacing w:before="36"/>
              <w:ind w:left="13" w:right="8"/>
              <w:jc w:val="center"/>
              <w:rPr>
                <w:del w:id="392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0376B57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93" w:author="V.tal" w:date="2024-04-15T18:47:00Z"/>
                <w:sz w:val="24"/>
                <w:szCs w:val="24"/>
              </w:rPr>
            </w:pPr>
          </w:p>
        </w:tc>
      </w:tr>
      <w:tr w:rsidR="0073364B" w:rsidRPr="002730B8" w14:paraId="78937853" w14:textId="77777777">
        <w:trPr>
          <w:trHeight w:val="362"/>
          <w:del w:id="394" w:author="V.tal" w:date="2024-04-15T18:47:00Z"/>
        </w:trPr>
        <w:tc>
          <w:tcPr>
            <w:tcW w:w="1399" w:type="dxa"/>
          </w:tcPr>
          <w:p w14:paraId="7315DF7A" w14:textId="77777777" w:rsidR="0073364B" w:rsidRPr="002730B8" w:rsidRDefault="0073364B">
            <w:pPr>
              <w:pStyle w:val="TableParagraph"/>
              <w:spacing w:before="38"/>
              <w:ind w:left="13" w:right="5"/>
              <w:jc w:val="center"/>
              <w:rPr>
                <w:del w:id="395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292B2E14" w14:textId="77777777" w:rsidR="0073364B" w:rsidRPr="002730B8" w:rsidRDefault="0073364B">
            <w:pPr>
              <w:pStyle w:val="TableParagraph"/>
              <w:spacing w:before="38"/>
              <w:ind w:left="0" w:right="80"/>
              <w:jc w:val="right"/>
              <w:rPr>
                <w:del w:id="396" w:author="V.tal" w:date="2024-04-15T18:47:00Z"/>
                <w:sz w:val="24"/>
                <w:szCs w:val="24"/>
              </w:rPr>
            </w:pPr>
          </w:p>
        </w:tc>
      </w:tr>
      <w:tr w:rsidR="0073364B" w:rsidRPr="002730B8" w14:paraId="4583A13A" w14:textId="77777777">
        <w:trPr>
          <w:trHeight w:val="359"/>
          <w:del w:id="397" w:author="V.tal" w:date="2024-04-15T18:47:00Z"/>
        </w:trPr>
        <w:tc>
          <w:tcPr>
            <w:tcW w:w="1399" w:type="dxa"/>
          </w:tcPr>
          <w:p w14:paraId="4C7BF7CC" w14:textId="77777777" w:rsidR="0073364B" w:rsidRPr="002730B8" w:rsidRDefault="0073364B">
            <w:pPr>
              <w:pStyle w:val="TableParagraph"/>
              <w:spacing w:before="36"/>
              <w:ind w:left="13" w:right="3"/>
              <w:jc w:val="center"/>
              <w:rPr>
                <w:del w:id="398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ADE1976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399" w:author="V.tal" w:date="2024-04-15T18:47:00Z"/>
                <w:sz w:val="24"/>
                <w:szCs w:val="24"/>
              </w:rPr>
            </w:pPr>
          </w:p>
        </w:tc>
      </w:tr>
      <w:tr w:rsidR="0073364B" w:rsidRPr="002730B8" w14:paraId="182671AB" w14:textId="77777777">
        <w:trPr>
          <w:trHeight w:val="359"/>
          <w:del w:id="400" w:author="V.tal" w:date="2024-04-15T18:47:00Z"/>
        </w:trPr>
        <w:tc>
          <w:tcPr>
            <w:tcW w:w="1399" w:type="dxa"/>
          </w:tcPr>
          <w:p w14:paraId="65CD1458" w14:textId="77777777" w:rsidR="0073364B" w:rsidRPr="002730B8" w:rsidRDefault="0073364B">
            <w:pPr>
              <w:pStyle w:val="TableParagraph"/>
              <w:spacing w:before="36"/>
              <w:ind w:left="13" w:right="2"/>
              <w:jc w:val="center"/>
              <w:rPr>
                <w:del w:id="401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079271DA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02" w:author="V.tal" w:date="2024-04-15T18:47:00Z"/>
                <w:sz w:val="24"/>
                <w:szCs w:val="24"/>
              </w:rPr>
            </w:pPr>
          </w:p>
        </w:tc>
      </w:tr>
      <w:tr w:rsidR="0073364B" w:rsidRPr="002730B8" w14:paraId="29A8C62F" w14:textId="77777777">
        <w:trPr>
          <w:trHeight w:val="359"/>
          <w:del w:id="403" w:author="V.tal" w:date="2024-04-15T18:47:00Z"/>
        </w:trPr>
        <w:tc>
          <w:tcPr>
            <w:tcW w:w="1399" w:type="dxa"/>
          </w:tcPr>
          <w:p w14:paraId="15E36CD0" w14:textId="77777777" w:rsidR="0073364B" w:rsidRPr="002730B8" w:rsidRDefault="0073364B">
            <w:pPr>
              <w:pStyle w:val="TableParagraph"/>
              <w:spacing w:before="36"/>
              <w:ind w:left="13" w:right="2"/>
              <w:jc w:val="center"/>
              <w:rPr>
                <w:del w:id="404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50D22A2C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05" w:author="V.tal" w:date="2024-04-15T18:47:00Z"/>
                <w:sz w:val="24"/>
                <w:szCs w:val="24"/>
              </w:rPr>
            </w:pPr>
          </w:p>
        </w:tc>
      </w:tr>
      <w:tr w:rsidR="0073364B" w:rsidRPr="002730B8" w14:paraId="35E75866" w14:textId="77777777">
        <w:trPr>
          <w:trHeight w:val="359"/>
          <w:del w:id="406" w:author="V.tal" w:date="2024-04-15T18:47:00Z"/>
        </w:trPr>
        <w:tc>
          <w:tcPr>
            <w:tcW w:w="1399" w:type="dxa"/>
          </w:tcPr>
          <w:p w14:paraId="4AC7B7A4" w14:textId="77777777" w:rsidR="0073364B" w:rsidRPr="002730B8" w:rsidRDefault="0073364B">
            <w:pPr>
              <w:pStyle w:val="TableParagraph"/>
              <w:spacing w:before="36"/>
              <w:ind w:left="13" w:right="4"/>
              <w:jc w:val="center"/>
              <w:rPr>
                <w:del w:id="407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ADCDBC1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08" w:author="V.tal" w:date="2024-04-15T18:47:00Z"/>
                <w:sz w:val="24"/>
                <w:szCs w:val="24"/>
              </w:rPr>
            </w:pPr>
          </w:p>
        </w:tc>
      </w:tr>
      <w:tr w:rsidR="0073364B" w:rsidRPr="002730B8" w14:paraId="19295796" w14:textId="77777777">
        <w:trPr>
          <w:trHeight w:val="359"/>
          <w:del w:id="409" w:author="V.tal" w:date="2024-04-15T18:47:00Z"/>
        </w:trPr>
        <w:tc>
          <w:tcPr>
            <w:tcW w:w="1399" w:type="dxa"/>
          </w:tcPr>
          <w:p w14:paraId="07372071" w14:textId="77777777" w:rsidR="0073364B" w:rsidRPr="002730B8" w:rsidRDefault="0073364B">
            <w:pPr>
              <w:pStyle w:val="TableParagraph"/>
              <w:spacing w:before="36"/>
              <w:ind w:left="13" w:right="7"/>
              <w:jc w:val="center"/>
              <w:rPr>
                <w:del w:id="410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8E44B4A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11" w:author="V.tal" w:date="2024-04-15T18:47:00Z"/>
                <w:sz w:val="24"/>
                <w:szCs w:val="24"/>
              </w:rPr>
            </w:pPr>
          </w:p>
        </w:tc>
      </w:tr>
      <w:tr w:rsidR="0073364B" w:rsidRPr="002730B8" w14:paraId="5D555E15" w14:textId="77777777">
        <w:trPr>
          <w:trHeight w:val="361"/>
          <w:del w:id="412" w:author="V.tal" w:date="2024-04-15T18:47:00Z"/>
        </w:trPr>
        <w:tc>
          <w:tcPr>
            <w:tcW w:w="1399" w:type="dxa"/>
          </w:tcPr>
          <w:p w14:paraId="6211D913" w14:textId="77777777" w:rsidR="0073364B" w:rsidRPr="002730B8" w:rsidRDefault="0073364B">
            <w:pPr>
              <w:pStyle w:val="TableParagraph"/>
              <w:spacing w:before="38"/>
              <w:ind w:left="13" w:right="4"/>
              <w:jc w:val="center"/>
              <w:rPr>
                <w:del w:id="413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1C1A7F5" w14:textId="77777777" w:rsidR="0073364B" w:rsidRPr="002730B8" w:rsidRDefault="0073364B">
            <w:pPr>
              <w:pStyle w:val="TableParagraph"/>
              <w:spacing w:before="38"/>
              <w:ind w:left="0" w:right="80"/>
              <w:jc w:val="right"/>
              <w:rPr>
                <w:del w:id="414" w:author="V.tal" w:date="2024-04-15T18:47:00Z"/>
                <w:sz w:val="24"/>
                <w:szCs w:val="24"/>
              </w:rPr>
            </w:pPr>
          </w:p>
        </w:tc>
      </w:tr>
      <w:tr w:rsidR="0073364B" w:rsidRPr="002730B8" w14:paraId="15DB537C" w14:textId="77777777">
        <w:trPr>
          <w:trHeight w:val="359"/>
          <w:del w:id="415" w:author="V.tal" w:date="2024-04-15T18:47:00Z"/>
        </w:trPr>
        <w:tc>
          <w:tcPr>
            <w:tcW w:w="1399" w:type="dxa"/>
          </w:tcPr>
          <w:p w14:paraId="2F07440A" w14:textId="77777777" w:rsidR="0073364B" w:rsidRPr="002730B8" w:rsidRDefault="0073364B">
            <w:pPr>
              <w:pStyle w:val="TableParagraph"/>
              <w:spacing w:before="36"/>
              <w:ind w:left="13" w:right="4"/>
              <w:jc w:val="center"/>
              <w:rPr>
                <w:del w:id="416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4CA0980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17" w:author="V.tal" w:date="2024-04-15T18:47:00Z"/>
                <w:sz w:val="24"/>
                <w:szCs w:val="24"/>
              </w:rPr>
            </w:pPr>
          </w:p>
        </w:tc>
      </w:tr>
      <w:tr w:rsidR="0073364B" w:rsidRPr="002730B8" w14:paraId="790866EC" w14:textId="77777777">
        <w:trPr>
          <w:trHeight w:val="360"/>
          <w:del w:id="418" w:author="V.tal" w:date="2024-04-15T18:47:00Z"/>
        </w:trPr>
        <w:tc>
          <w:tcPr>
            <w:tcW w:w="1399" w:type="dxa"/>
          </w:tcPr>
          <w:p w14:paraId="1A1E89AD" w14:textId="77777777" w:rsidR="0073364B" w:rsidRPr="002730B8" w:rsidRDefault="0073364B">
            <w:pPr>
              <w:pStyle w:val="TableParagraph"/>
              <w:spacing w:before="36"/>
              <w:ind w:left="13" w:right="8"/>
              <w:jc w:val="center"/>
              <w:rPr>
                <w:del w:id="419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20946C38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20" w:author="V.tal" w:date="2024-04-15T18:47:00Z"/>
                <w:sz w:val="24"/>
                <w:szCs w:val="24"/>
              </w:rPr>
            </w:pPr>
          </w:p>
        </w:tc>
      </w:tr>
      <w:tr w:rsidR="0073364B" w:rsidRPr="002730B8" w14:paraId="6BEFB247" w14:textId="77777777">
        <w:trPr>
          <w:trHeight w:val="359"/>
          <w:del w:id="421" w:author="V.tal" w:date="2024-04-15T18:47:00Z"/>
        </w:trPr>
        <w:tc>
          <w:tcPr>
            <w:tcW w:w="1399" w:type="dxa"/>
          </w:tcPr>
          <w:p w14:paraId="52616FFB" w14:textId="77777777" w:rsidR="0073364B" w:rsidRPr="002730B8" w:rsidRDefault="0073364B">
            <w:pPr>
              <w:pStyle w:val="TableParagraph"/>
              <w:spacing w:before="36"/>
              <w:ind w:left="13" w:right="5"/>
              <w:jc w:val="center"/>
              <w:rPr>
                <w:del w:id="422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7F11E0F2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23" w:author="V.tal" w:date="2024-04-15T18:47:00Z"/>
                <w:sz w:val="24"/>
                <w:szCs w:val="24"/>
              </w:rPr>
            </w:pPr>
          </w:p>
        </w:tc>
      </w:tr>
      <w:tr w:rsidR="0073364B" w:rsidRPr="002730B8" w14:paraId="4626F661" w14:textId="77777777">
        <w:trPr>
          <w:trHeight w:val="359"/>
          <w:del w:id="424" w:author="V.tal" w:date="2024-04-15T18:47:00Z"/>
        </w:trPr>
        <w:tc>
          <w:tcPr>
            <w:tcW w:w="1399" w:type="dxa"/>
          </w:tcPr>
          <w:p w14:paraId="65972C20" w14:textId="77777777" w:rsidR="0073364B" w:rsidRPr="002730B8" w:rsidRDefault="0073364B">
            <w:pPr>
              <w:pStyle w:val="TableParagraph"/>
              <w:spacing w:before="36"/>
              <w:ind w:left="13" w:right="5"/>
              <w:jc w:val="center"/>
              <w:rPr>
                <w:del w:id="425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7384BBD6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26" w:author="V.tal" w:date="2024-04-15T18:47:00Z"/>
                <w:sz w:val="24"/>
                <w:szCs w:val="24"/>
              </w:rPr>
            </w:pPr>
          </w:p>
        </w:tc>
      </w:tr>
      <w:tr w:rsidR="0073364B" w:rsidRPr="002730B8" w14:paraId="58A7F784" w14:textId="77777777">
        <w:trPr>
          <w:trHeight w:val="359"/>
          <w:del w:id="427" w:author="V.tal" w:date="2024-04-15T18:47:00Z"/>
        </w:trPr>
        <w:tc>
          <w:tcPr>
            <w:tcW w:w="1399" w:type="dxa"/>
          </w:tcPr>
          <w:p w14:paraId="5FC6C7F8" w14:textId="77777777" w:rsidR="0073364B" w:rsidRPr="002730B8" w:rsidRDefault="0073364B">
            <w:pPr>
              <w:pStyle w:val="TableParagraph"/>
              <w:spacing w:before="36"/>
              <w:ind w:left="13" w:right="5"/>
              <w:jc w:val="center"/>
              <w:rPr>
                <w:del w:id="428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67F2620A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29" w:author="V.tal" w:date="2024-04-15T18:47:00Z"/>
                <w:sz w:val="24"/>
                <w:szCs w:val="24"/>
              </w:rPr>
            </w:pPr>
          </w:p>
        </w:tc>
      </w:tr>
      <w:tr w:rsidR="0073364B" w:rsidRPr="002730B8" w14:paraId="527F6FE9" w14:textId="77777777">
        <w:trPr>
          <w:trHeight w:val="361"/>
          <w:del w:id="430" w:author="V.tal" w:date="2024-04-15T18:47:00Z"/>
        </w:trPr>
        <w:tc>
          <w:tcPr>
            <w:tcW w:w="1399" w:type="dxa"/>
          </w:tcPr>
          <w:p w14:paraId="3ECF73A5" w14:textId="77777777" w:rsidR="0073364B" w:rsidRPr="002730B8" w:rsidRDefault="0073364B">
            <w:pPr>
              <w:pStyle w:val="TableParagraph"/>
              <w:spacing w:before="38"/>
              <w:ind w:left="13" w:right="2"/>
              <w:jc w:val="center"/>
              <w:rPr>
                <w:del w:id="431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379461F9" w14:textId="77777777" w:rsidR="0073364B" w:rsidRPr="002730B8" w:rsidRDefault="0073364B">
            <w:pPr>
              <w:pStyle w:val="TableParagraph"/>
              <w:spacing w:before="38"/>
              <w:ind w:left="0" w:right="80"/>
              <w:jc w:val="right"/>
              <w:rPr>
                <w:del w:id="432" w:author="V.tal" w:date="2024-04-15T18:47:00Z"/>
                <w:sz w:val="24"/>
                <w:szCs w:val="24"/>
              </w:rPr>
            </w:pPr>
          </w:p>
        </w:tc>
      </w:tr>
      <w:tr w:rsidR="0073364B" w:rsidRPr="002730B8" w14:paraId="2A49A768" w14:textId="77777777">
        <w:trPr>
          <w:trHeight w:val="359"/>
          <w:del w:id="433" w:author="V.tal" w:date="2024-04-15T18:47:00Z"/>
        </w:trPr>
        <w:tc>
          <w:tcPr>
            <w:tcW w:w="1399" w:type="dxa"/>
          </w:tcPr>
          <w:p w14:paraId="7DF53168" w14:textId="77777777" w:rsidR="0073364B" w:rsidRPr="002730B8" w:rsidRDefault="0073364B">
            <w:pPr>
              <w:pStyle w:val="TableParagraph"/>
              <w:spacing w:before="36"/>
              <w:ind w:left="13" w:right="6"/>
              <w:jc w:val="center"/>
              <w:rPr>
                <w:del w:id="434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427554F9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35" w:author="V.tal" w:date="2024-04-15T18:47:00Z"/>
                <w:sz w:val="24"/>
                <w:szCs w:val="24"/>
              </w:rPr>
            </w:pPr>
          </w:p>
        </w:tc>
      </w:tr>
      <w:tr w:rsidR="0073364B" w:rsidRPr="002730B8" w14:paraId="4300306E" w14:textId="77777777">
        <w:trPr>
          <w:trHeight w:val="359"/>
          <w:del w:id="436" w:author="V.tal" w:date="2024-04-15T18:47:00Z"/>
        </w:trPr>
        <w:tc>
          <w:tcPr>
            <w:tcW w:w="1399" w:type="dxa"/>
          </w:tcPr>
          <w:p w14:paraId="66A7F72D" w14:textId="77777777" w:rsidR="0073364B" w:rsidRPr="002730B8" w:rsidRDefault="0073364B">
            <w:pPr>
              <w:pStyle w:val="TableParagraph"/>
              <w:spacing w:before="36"/>
              <w:ind w:left="13" w:right="2"/>
              <w:jc w:val="center"/>
              <w:rPr>
                <w:del w:id="437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54C2749B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38" w:author="V.tal" w:date="2024-04-15T18:47:00Z"/>
                <w:sz w:val="24"/>
                <w:szCs w:val="24"/>
              </w:rPr>
            </w:pPr>
          </w:p>
        </w:tc>
      </w:tr>
      <w:tr w:rsidR="0073364B" w:rsidRPr="002730B8" w14:paraId="0CA9BF9C" w14:textId="77777777">
        <w:trPr>
          <w:trHeight w:val="359"/>
          <w:del w:id="439" w:author="V.tal" w:date="2024-04-15T18:47:00Z"/>
        </w:trPr>
        <w:tc>
          <w:tcPr>
            <w:tcW w:w="1399" w:type="dxa"/>
          </w:tcPr>
          <w:p w14:paraId="794EC8CB" w14:textId="77777777" w:rsidR="0073364B" w:rsidRPr="002730B8" w:rsidRDefault="0073364B">
            <w:pPr>
              <w:pStyle w:val="TableParagraph"/>
              <w:spacing w:before="36"/>
              <w:ind w:left="13"/>
              <w:jc w:val="center"/>
              <w:rPr>
                <w:del w:id="440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5E7A15F8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41" w:author="V.tal" w:date="2024-04-15T18:47:00Z"/>
                <w:sz w:val="24"/>
                <w:szCs w:val="24"/>
              </w:rPr>
            </w:pPr>
          </w:p>
        </w:tc>
      </w:tr>
      <w:tr w:rsidR="0073364B" w:rsidRPr="002730B8" w14:paraId="5974B474" w14:textId="77777777">
        <w:trPr>
          <w:trHeight w:val="359"/>
          <w:del w:id="442" w:author="V.tal" w:date="2024-04-15T18:47:00Z"/>
        </w:trPr>
        <w:tc>
          <w:tcPr>
            <w:tcW w:w="1399" w:type="dxa"/>
          </w:tcPr>
          <w:p w14:paraId="67288874" w14:textId="77777777" w:rsidR="0073364B" w:rsidRPr="002730B8" w:rsidRDefault="0073364B">
            <w:pPr>
              <w:pStyle w:val="TableParagraph"/>
              <w:spacing w:before="36"/>
              <w:ind w:left="13" w:right="5"/>
              <w:jc w:val="center"/>
              <w:rPr>
                <w:del w:id="443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1907C09B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44" w:author="V.tal" w:date="2024-04-15T18:47:00Z"/>
                <w:sz w:val="24"/>
                <w:szCs w:val="24"/>
              </w:rPr>
            </w:pPr>
          </w:p>
        </w:tc>
      </w:tr>
      <w:tr w:rsidR="0073364B" w:rsidRPr="002730B8" w14:paraId="0B6C8ABA" w14:textId="77777777">
        <w:trPr>
          <w:trHeight w:val="359"/>
          <w:del w:id="445" w:author="V.tal" w:date="2024-04-15T18:47:00Z"/>
        </w:trPr>
        <w:tc>
          <w:tcPr>
            <w:tcW w:w="1399" w:type="dxa"/>
          </w:tcPr>
          <w:p w14:paraId="6D3B9E2E" w14:textId="77777777" w:rsidR="0073364B" w:rsidRPr="002730B8" w:rsidRDefault="0073364B">
            <w:pPr>
              <w:pStyle w:val="TableParagraph"/>
              <w:spacing w:before="36"/>
              <w:ind w:left="13" w:right="2"/>
              <w:jc w:val="center"/>
              <w:rPr>
                <w:del w:id="446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233034F6" w14:textId="77777777" w:rsidR="0073364B" w:rsidRPr="002730B8" w:rsidRDefault="0073364B">
            <w:pPr>
              <w:pStyle w:val="TableParagraph"/>
              <w:spacing w:before="36"/>
              <w:ind w:left="0" w:right="80"/>
              <w:jc w:val="right"/>
              <w:rPr>
                <w:del w:id="447" w:author="V.tal" w:date="2024-04-15T18:47:00Z"/>
                <w:sz w:val="24"/>
                <w:szCs w:val="24"/>
              </w:rPr>
            </w:pPr>
          </w:p>
        </w:tc>
      </w:tr>
      <w:tr w:rsidR="0073364B" w:rsidRPr="002730B8" w14:paraId="7BA7BF06" w14:textId="77777777">
        <w:trPr>
          <w:trHeight w:val="362"/>
          <w:del w:id="448" w:author="V.tal" w:date="2024-04-15T18:47:00Z"/>
        </w:trPr>
        <w:tc>
          <w:tcPr>
            <w:tcW w:w="1399" w:type="dxa"/>
          </w:tcPr>
          <w:p w14:paraId="5E12AE60" w14:textId="77777777" w:rsidR="0073364B" w:rsidRPr="002730B8" w:rsidRDefault="0073364B">
            <w:pPr>
              <w:pStyle w:val="TableParagraph"/>
              <w:spacing w:before="38"/>
              <w:ind w:left="13" w:right="8"/>
              <w:jc w:val="center"/>
              <w:rPr>
                <w:del w:id="449" w:author="V.tal" w:date="2024-04-15T18:47:00Z"/>
                <w:sz w:val="24"/>
                <w:szCs w:val="24"/>
              </w:rPr>
            </w:pPr>
          </w:p>
        </w:tc>
        <w:tc>
          <w:tcPr>
            <w:tcW w:w="1601" w:type="dxa"/>
          </w:tcPr>
          <w:p w14:paraId="0DB88A8B" w14:textId="77777777" w:rsidR="0073364B" w:rsidRPr="002730B8" w:rsidRDefault="0073364B">
            <w:pPr>
              <w:pStyle w:val="TableParagraph"/>
              <w:spacing w:before="38"/>
              <w:ind w:left="0" w:right="80"/>
              <w:jc w:val="right"/>
              <w:rPr>
                <w:del w:id="450" w:author="V.tal" w:date="2024-04-15T18:47:00Z"/>
                <w:sz w:val="24"/>
                <w:szCs w:val="24"/>
              </w:rPr>
            </w:pPr>
          </w:p>
        </w:tc>
      </w:tr>
    </w:tbl>
    <w:p w14:paraId="57D38496" w14:textId="77777777" w:rsidR="0073364B" w:rsidRPr="002730B8" w:rsidRDefault="0073364B">
      <w:pPr>
        <w:jc w:val="right"/>
        <w:rPr>
          <w:sz w:val="24"/>
          <w:szCs w:val="24"/>
        </w:rPr>
        <w:sectPr w:rsidR="0073364B" w:rsidRPr="002730B8" w:rsidSect="00F54447">
          <w:pgSz w:w="11910" w:h="16840"/>
          <w:pgMar w:top="1380" w:right="1220" w:bottom="280" w:left="1080" w:header="170" w:footer="0" w:gutter="0"/>
          <w:cols w:space="720"/>
        </w:sectPr>
      </w:pPr>
    </w:p>
    <w:p w14:paraId="57D38497" w14:textId="77777777" w:rsidR="0073364B" w:rsidRPr="002730B8" w:rsidRDefault="003F0D28">
      <w:pPr>
        <w:spacing w:before="21"/>
        <w:ind w:left="143" w:right="3"/>
        <w:jc w:val="center"/>
        <w:rPr>
          <w:b/>
          <w:sz w:val="24"/>
          <w:szCs w:val="24"/>
        </w:rPr>
      </w:pPr>
      <w:r w:rsidRPr="002730B8">
        <w:rPr>
          <w:b/>
          <w:smallCaps/>
          <w:sz w:val="24"/>
          <w:szCs w:val="24"/>
          <w:u w:val="single"/>
        </w:rPr>
        <w:lastRenderedPageBreak/>
        <w:t>Seção</w:t>
      </w:r>
      <w:r w:rsidRPr="002730B8">
        <w:rPr>
          <w:b/>
          <w:smallCaps/>
          <w:spacing w:val="-8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B</w:t>
      </w:r>
      <w:r w:rsidRPr="002730B8">
        <w:rPr>
          <w:b/>
          <w:smallCaps/>
          <w:spacing w:val="-1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do</w:t>
      </w:r>
      <w:r w:rsidRPr="002730B8">
        <w:rPr>
          <w:b/>
          <w:smallCaps/>
          <w:spacing w:val="-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Anexo</w:t>
      </w:r>
      <w:r w:rsidRPr="002730B8">
        <w:rPr>
          <w:b/>
          <w:smallCaps/>
          <w:spacing w:val="-4"/>
          <w:sz w:val="24"/>
          <w:szCs w:val="24"/>
          <w:u w:val="single"/>
        </w:rPr>
        <w:t xml:space="preserve"> </w:t>
      </w:r>
      <w:r w:rsidRPr="002730B8">
        <w:rPr>
          <w:b/>
          <w:smallCaps/>
          <w:spacing w:val="-2"/>
          <w:sz w:val="24"/>
          <w:szCs w:val="24"/>
          <w:u w:val="single"/>
        </w:rPr>
        <w:t>5.2.1(i)</w:t>
      </w:r>
    </w:p>
    <w:p w14:paraId="57D38498" w14:textId="77777777" w:rsidR="0073364B" w:rsidRPr="002730B8" w:rsidRDefault="003F0D28">
      <w:pPr>
        <w:spacing w:before="1"/>
        <w:ind w:left="143" w:right="4"/>
        <w:jc w:val="center"/>
        <w:rPr>
          <w:b/>
          <w:sz w:val="24"/>
          <w:szCs w:val="24"/>
        </w:rPr>
      </w:pPr>
      <w:r w:rsidRPr="002730B8">
        <w:rPr>
          <w:b/>
          <w:sz w:val="24"/>
          <w:szCs w:val="24"/>
        </w:rPr>
        <w:t>Sistemas</w:t>
      </w:r>
      <w:r w:rsidRPr="002730B8">
        <w:rPr>
          <w:b/>
          <w:spacing w:val="-4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e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plataformas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utilizados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exclusivamente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pela UPI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 xml:space="preserve">ClientCo </w:t>
      </w:r>
      <w:r w:rsidRPr="002730B8">
        <w:rPr>
          <w:b/>
          <w:spacing w:val="-10"/>
          <w:sz w:val="24"/>
          <w:szCs w:val="24"/>
        </w:rPr>
        <w:t>–</w:t>
      </w:r>
    </w:p>
    <w:p w14:paraId="57D38499" w14:textId="2E15CF15" w:rsidR="0073364B" w:rsidRPr="002730B8" w:rsidRDefault="003E6124">
      <w:pPr>
        <w:ind w:left="143" w:right="4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Dez</w:t>
      </w:r>
      <w:r w:rsidR="003F0D28" w:rsidRPr="002730B8">
        <w:rPr>
          <w:b/>
          <w:spacing w:val="-2"/>
          <w:sz w:val="24"/>
          <w:szCs w:val="24"/>
        </w:rPr>
        <w:t>/2023</w:t>
      </w:r>
    </w:p>
    <w:p w14:paraId="57D3849A" w14:textId="77777777" w:rsidR="0073364B" w:rsidRPr="00604712" w:rsidRDefault="0073364B">
      <w:pPr>
        <w:pStyle w:val="Corpodetexto"/>
        <w:spacing w:before="49"/>
        <w:rPr>
          <w:b/>
          <w:sz w:val="24"/>
          <w:szCs w:val="24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4"/>
        <w:gridCol w:w="1701"/>
        <w:gridCol w:w="1843"/>
      </w:tblGrid>
      <w:tr w:rsidR="0073364B" w:rsidRPr="002730B8" w14:paraId="57D3849E" w14:textId="77777777">
        <w:trPr>
          <w:trHeight w:val="323"/>
        </w:trPr>
        <w:tc>
          <w:tcPr>
            <w:tcW w:w="5814" w:type="dxa"/>
            <w:tcBorders>
              <w:bottom w:val="single" w:sz="8" w:space="0" w:color="000000"/>
            </w:tcBorders>
            <w:shd w:val="clear" w:color="auto" w:fill="E7E6E6"/>
          </w:tcPr>
          <w:p w14:paraId="57D3849B" w14:textId="77777777" w:rsidR="0073364B" w:rsidRPr="002730B8" w:rsidRDefault="003F0D28">
            <w:pPr>
              <w:pStyle w:val="TableParagraph"/>
              <w:spacing w:line="303" w:lineRule="exact"/>
              <w:ind w:left="74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  <w:shd w:val="clear" w:color="auto" w:fill="E7E6E6"/>
          </w:tcPr>
          <w:p w14:paraId="57D3849C" w14:textId="77777777" w:rsidR="0073364B" w:rsidRPr="002730B8" w:rsidRDefault="003F0D28">
            <w:pPr>
              <w:pStyle w:val="TableParagraph"/>
              <w:spacing w:line="303" w:lineRule="exact"/>
              <w:ind w:left="14"/>
              <w:jc w:val="center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4"/>
                <w:sz w:val="24"/>
                <w:szCs w:val="24"/>
              </w:rPr>
              <w:t>Tipo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  <w:shd w:val="clear" w:color="auto" w:fill="E7E6E6"/>
          </w:tcPr>
          <w:p w14:paraId="57D3849D" w14:textId="77777777" w:rsidR="0073364B" w:rsidRPr="002730B8" w:rsidRDefault="003F0D28">
            <w:pPr>
              <w:pStyle w:val="TableParagraph"/>
              <w:spacing w:line="303" w:lineRule="exact"/>
              <w:ind w:left="19"/>
              <w:jc w:val="center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Fabricante</w:t>
            </w:r>
          </w:p>
        </w:tc>
      </w:tr>
      <w:tr w:rsidR="0073364B" w:rsidRPr="002730B8" w14:paraId="57D384A6" w14:textId="77777777">
        <w:trPr>
          <w:trHeight w:val="404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3" w14:textId="77777777" w:rsidR="0073364B" w:rsidRPr="002730B8" w:rsidRDefault="003F0D28">
            <w:pPr>
              <w:pStyle w:val="TableParagraph"/>
              <w:spacing w:before="40" w:line="240" w:lineRule="auto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HUB </w:t>
            </w:r>
            <w:r w:rsidRPr="002730B8">
              <w:rPr>
                <w:spacing w:val="-2"/>
                <w:sz w:val="24"/>
                <w:szCs w:val="24"/>
              </w:rPr>
              <w:t>PARCEIROS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4" w14:textId="77777777" w:rsidR="0073364B" w:rsidRPr="002730B8" w:rsidRDefault="003F0D28">
            <w:pPr>
              <w:pStyle w:val="TableParagraph"/>
              <w:spacing w:before="40" w:line="240" w:lineRule="auto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5" w14:textId="77777777" w:rsidR="0073364B" w:rsidRPr="002730B8" w:rsidRDefault="003F0D28">
            <w:pPr>
              <w:pStyle w:val="TableParagraph"/>
              <w:spacing w:before="40" w:line="240" w:lineRule="auto"/>
              <w:ind w:left="25" w:right="6"/>
              <w:jc w:val="center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In </w:t>
            </w:r>
            <w:r w:rsidRPr="002730B8">
              <w:rPr>
                <w:spacing w:val="-2"/>
                <w:sz w:val="24"/>
                <w:szCs w:val="24"/>
              </w:rPr>
              <w:t>House</w:t>
            </w:r>
          </w:p>
        </w:tc>
      </w:tr>
      <w:tr w:rsidR="0073364B" w:rsidRPr="002730B8" w14:paraId="57D384AE" w14:textId="77777777">
        <w:trPr>
          <w:trHeight w:val="344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B" w14:textId="77777777" w:rsidR="0073364B" w:rsidRPr="002730B8" w:rsidRDefault="003F0D28">
            <w:pPr>
              <w:pStyle w:val="TableParagraph"/>
              <w:spacing w:before="11" w:line="313" w:lineRule="exact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HUB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DE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PAGAMENTOS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C" w14:textId="77777777" w:rsidR="0073364B" w:rsidRPr="002730B8" w:rsidRDefault="003F0D28">
            <w:pPr>
              <w:pStyle w:val="TableParagraph"/>
              <w:spacing w:before="11" w:line="313" w:lineRule="exact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D" w14:textId="77777777" w:rsidR="0073364B" w:rsidRPr="002730B8" w:rsidRDefault="003F0D28">
            <w:pPr>
              <w:pStyle w:val="TableParagraph"/>
              <w:spacing w:before="11" w:line="313" w:lineRule="exact"/>
              <w:ind w:left="25" w:right="7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Accenture</w:t>
            </w:r>
          </w:p>
        </w:tc>
      </w:tr>
      <w:tr w:rsidR="0073364B" w:rsidRPr="002730B8" w14:paraId="57D384B2" w14:textId="77777777">
        <w:trPr>
          <w:trHeight w:val="347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AF" w14:textId="77777777" w:rsidR="0073364B" w:rsidRPr="002730B8" w:rsidRDefault="003F0D28">
            <w:pPr>
              <w:pStyle w:val="TableParagraph"/>
              <w:spacing w:before="11" w:line="316" w:lineRule="exact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APP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pacing w:val="-5"/>
                <w:sz w:val="24"/>
                <w:szCs w:val="24"/>
              </w:rPr>
              <w:t>PAP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0" w14:textId="77777777" w:rsidR="0073364B" w:rsidRPr="002730B8" w:rsidRDefault="003F0D28">
            <w:pPr>
              <w:pStyle w:val="TableParagraph"/>
              <w:spacing w:before="11" w:line="316" w:lineRule="exact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1" w14:textId="77777777" w:rsidR="0073364B" w:rsidRPr="002730B8" w:rsidRDefault="003F0D28">
            <w:pPr>
              <w:pStyle w:val="TableParagraph"/>
              <w:spacing w:before="11" w:line="316" w:lineRule="exact"/>
              <w:ind w:left="25" w:right="7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Accenture</w:t>
            </w:r>
          </w:p>
        </w:tc>
      </w:tr>
      <w:tr w:rsidR="0073364B" w:rsidRPr="002730B8" w14:paraId="57D384B6" w14:textId="77777777">
        <w:trPr>
          <w:trHeight w:val="344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3" w14:textId="77777777" w:rsidR="0073364B" w:rsidRPr="002730B8" w:rsidRDefault="003F0D28">
            <w:pPr>
              <w:pStyle w:val="TableParagraph"/>
              <w:spacing w:before="9" w:line="316" w:lineRule="exact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CRM </w:t>
            </w:r>
            <w:r w:rsidRPr="002730B8">
              <w:rPr>
                <w:spacing w:val="-2"/>
                <w:sz w:val="24"/>
                <w:szCs w:val="24"/>
              </w:rPr>
              <w:t>SALESFORCE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4" w14:textId="77777777" w:rsidR="0073364B" w:rsidRPr="002730B8" w:rsidRDefault="003F0D28">
            <w:pPr>
              <w:pStyle w:val="TableParagraph"/>
              <w:spacing w:before="9" w:line="316" w:lineRule="exact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5" w14:textId="77777777" w:rsidR="0073364B" w:rsidRPr="002730B8" w:rsidRDefault="003F0D28">
            <w:pPr>
              <w:pStyle w:val="TableParagraph"/>
              <w:spacing w:before="9" w:line="316" w:lineRule="exact"/>
              <w:ind w:left="25" w:right="4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Salesforce</w:t>
            </w:r>
          </w:p>
        </w:tc>
      </w:tr>
      <w:tr w:rsidR="0073364B" w:rsidRPr="002730B8" w14:paraId="57D384BA" w14:textId="77777777">
        <w:trPr>
          <w:trHeight w:val="323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7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GIL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-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GESTÃO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DE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 xml:space="preserve">INVENTÁRIO </w:t>
            </w:r>
            <w:r w:rsidRPr="002730B8">
              <w:rPr>
                <w:spacing w:val="-2"/>
                <w:sz w:val="24"/>
                <w:szCs w:val="24"/>
              </w:rPr>
              <w:t>LÓGICO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8" w14:textId="77777777" w:rsidR="0073364B" w:rsidRPr="002730B8" w:rsidRDefault="003F0D28">
            <w:pPr>
              <w:pStyle w:val="TableParagraph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9" w14:textId="77777777" w:rsidR="0073364B" w:rsidRPr="002730B8" w:rsidRDefault="003F0D28">
            <w:pPr>
              <w:pStyle w:val="TableParagraph"/>
              <w:ind w:left="25" w:right="6"/>
              <w:jc w:val="center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In </w:t>
            </w:r>
            <w:r w:rsidRPr="002730B8">
              <w:rPr>
                <w:spacing w:val="-2"/>
                <w:sz w:val="24"/>
                <w:szCs w:val="24"/>
              </w:rPr>
              <w:t>House</w:t>
            </w:r>
          </w:p>
        </w:tc>
      </w:tr>
      <w:tr w:rsidR="0073364B" w:rsidRPr="002730B8" w14:paraId="57D384BE" w14:textId="77777777">
        <w:trPr>
          <w:trHeight w:val="323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B" w14:textId="77777777" w:rsidR="0073364B" w:rsidRPr="002730B8" w:rsidRDefault="003F0D28">
            <w:pPr>
              <w:pStyle w:val="TableParagraph"/>
              <w:spacing w:line="303" w:lineRule="exact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PORTAL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 xml:space="preserve">OI NOVA </w:t>
            </w:r>
            <w:r w:rsidRPr="002730B8">
              <w:rPr>
                <w:spacing w:val="-2"/>
                <w:sz w:val="24"/>
                <w:szCs w:val="24"/>
              </w:rPr>
              <w:t>FIBRA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C" w14:textId="77777777" w:rsidR="0073364B" w:rsidRPr="002730B8" w:rsidRDefault="003F0D28">
            <w:pPr>
              <w:pStyle w:val="TableParagraph"/>
              <w:spacing w:line="303" w:lineRule="exact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BD" w14:textId="77777777" w:rsidR="0073364B" w:rsidRPr="002730B8" w:rsidRDefault="003F0D28">
            <w:pPr>
              <w:pStyle w:val="TableParagraph"/>
              <w:spacing w:line="303" w:lineRule="exact"/>
              <w:ind w:left="25" w:right="6"/>
              <w:jc w:val="center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In </w:t>
            </w:r>
            <w:r w:rsidRPr="002730B8">
              <w:rPr>
                <w:spacing w:val="-2"/>
                <w:sz w:val="24"/>
                <w:szCs w:val="24"/>
              </w:rPr>
              <w:t>House</w:t>
            </w:r>
          </w:p>
        </w:tc>
      </w:tr>
      <w:tr w:rsidR="0073364B" w:rsidRPr="002730B8" w14:paraId="57D384C6" w14:textId="77777777">
        <w:trPr>
          <w:trHeight w:val="404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3" w14:textId="77777777" w:rsidR="0073364B" w:rsidRPr="002730B8" w:rsidRDefault="003F0D28">
            <w:pPr>
              <w:pStyle w:val="TableParagraph"/>
              <w:spacing w:before="40" w:line="240" w:lineRule="auto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(OI_FIBRA)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5"/>
                <w:sz w:val="24"/>
                <w:szCs w:val="24"/>
              </w:rPr>
              <w:t>BRM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4" w14:textId="77777777" w:rsidR="0073364B" w:rsidRPr="002730B8" w:rsidRDefault="003F0D28">
            <w:pPr>
              <w:pStyle w:val="TableParagraph"/>
              <w:spacing w:before="40" w:line="240" w:lineRule="auto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5" w14:textId="77777777" w:rsidR="0073364B" w:rsidRPr="002730B8" w:rsidRDefault="003F0D28">
            <w:pPr>
              <w:pStyle w:val="TableParagraph"/>
              <w:spacing w:before="40" w:line="240" w:lineRule="auto"/>
              <w:ind w:left="25" w:right="4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Oracle</w:t>
            </w:r>
          </w:p>
        </w:tc>
      </w:tr>
      <w:tr w:rsidR="0073364B" w:rsidRPr="002730B8" w14:paraId="57D384CA" w14:textId="77777777">
        <w:trPr>
          <w:trHeight w:val="376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7" w14:textId="77777777" w:rsidR="0073364B" w:rsidRPr="002730B8" w:rsidRDefault="003F0D28">
            <w:pPr>
              <w:pStyle w:val="TableParagraph"/>
              <w:spacing w:before="26" w:line="240" w:lineRule="auto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APP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OI_E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8" w14:textId="77777777" w:rsidR="0073364B" w:rsidRPr="002730B8" w:rsidRDefault="003F0D28">
            <w:pPr>
              <w:pStyle w:val="TableParagraph"/>
              <w:spacing w:before="26" w:line="240" w:lineRule="auto"/>
              <w:ind w:left="19" w:right="5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84C9" w14:textId="77777777" w:rsidR="0073364B" w:rsidRPr="002730B8" w:rsidRDefault="003F0D28">
            <w:pPr>
              <w:pStyle w:val="TableParagraph"/>
              <w:spacing w:before="26" w:line="240" w:lineRule="auto"/>
              <w:ind w:left="25" w:right="6"/>
              <w:jc w:val="center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In </w:t>
            </w:r>
            <w:r w:rsidRPr="002730B8">
              <w:rPr>
                <w:spacing w:val="-2"/>
                <w:sz w:val="24"/>
                <w:szCs w:val="24"/>
              </w:rPr>
              <w:t>House</w:t>
            </w:r>
          </w:p>
        </w:tc>
      </w:tr>
      <w:tr w:rsidR="006E4E1A" w:rsidRPr="002730B8" w14:paraId="4BDC947E" w14:textId="77777777">
        <w:trPr>
          <w:trHeight w:val="376"/>
          <w:ins w:id="451" w:author="V.tal" w:date="2024-04-15T18:47:00Z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70554" w14:textId="3F6D98CB" w:rsidR="006E4E1A" w:rsidRPr="002730B8" w:rsidRDefault="006E4E1A">
            <w:pPr>
              <w:pStyle w:val="TableParagraph"/>
              <w:spacing w:before="26" w:line="240" w:lineRule="auto"/>
              <w:rPr>
                <w:ins w:id="452" w:author="V.tal" w:date="2024-04-15T18:47:00Z"/>
                <w:sz w:val="24"/>
                <w:szCs w:val="24"/>
              </w:rPr>
            </w:pPr>
            <w:bookmarkStart w:id="453" w:name="_GoBack"/>
            <w:bookmarkEnd w:id="453"/>
            <w:ins w:id="454" w:author="V.tal" w:date="2024-04-15T18:47:00Z">
              <w:del w:id="455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SIEBEL8</w:delText>
                </w:r>
              </w:del>
            </w:ins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43A63" w14:textId="447108DB" w:rsidR="006E4E1A" w:rsidRPr="002730B8" w:rsidRDefault="006E4E1A">
            <w:pPr>
              <w:pStyle w:val="TableParagraph"/>
              <w:spacing w:before="26" w:line="240" w:lineRule="auto"/>
              <w:ind w:left="19" w:right="5"/>
              <w:jc w:val="center"/>
              <w:rPr>
                <w:ins w:id="456" w:author="V.tal" w:date="2024-04-15T18:47:00Z"/>
                <w:spacing w:val="-2"/>
                <w:sz w:val="24"/>
                <w:szCs w:val="24"/>
              </w:rPr>
            </w:pPr>
            <w:ins w:id="457" w:author="V.tal" w:date="2024-04-15T18:47:00Z">
              <w:del w:id="458" w:author="Viviane De Medeiros Calaca Gomes" w:date="2024-04-16T08:11:00Z">
                <w:r w:rsidDel="00AE34EC">
                  <w:rPr>
                    <w:spacing w:val="-2"/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pacing w:val="-2"/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pacing w:val="-2"/>
                    <w:sz w:val="24"/>
                    <w:szCs w:val="24"/>
                  </w:rPr>
                  <w:delText>]</w:delText>
                </w:r>
              </w:del>
            </w:ins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0BDC2" w14:textId="71A1960D" w:rsidR="006E4E1A" w:rsidRPr="002730B8" w:rsidRDefault="006E4E1A">
            <w:pPr>
              <w:pStyle w:val="TableParagraph"/>
              <w:spacing w:before="26" w:line="240" w:lineRule="auto"/>
              <w:ind w:left="25" w:right="6"/>
              <w:jc w:val="center"/>
              <w:rPr>
                <w:ins w:id="459" w:author="V.tal" w:date="2024-04-15T18:47:00Z"/>
                <w:sz w:val="24"/>
                <w:szCs w:val="24"/>
              </w:rPr>
            </w:pPr>
            <w:ins w:id="460" w:author="V.tal" w:date="2024-04-15T18:47:00Z">
              <w:del w:id="461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z w:val="24"/>
                    <w:szCs w:val="24"/>
                  </w:rPr>
                  <w:delText>]</w:delText>
                </w:r>
              </w:del>
            </w:ins>
          </w:p>
        </w:tc>
      </w:tr>
      <w:tr w:rsidR="006E4E1A" w:rsidRPr="002730B8" w14:paraId="6EC94BB3" w14:textId="77777777">
        <w:trPr>
          <w:trHeight w:val="376"/>
          <w:ins w:id="462" w:author="V.tal" w:date="2024-04-15T18:47:00Z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A9E2E" w14:textId="03D2613E" w:rsidR="006E4E1A" w:rsidRPr="002730B8" w:rsidRDefault="006E4E1A" w:rsidP="006E4E1A">
            <w:pPr>
              <w:pStyle w:val="TableParagraph"/>
              <w:spacing w:before="26" w:line="240" w:lineRule="auto"/>
              <w:rPr>
                <w:ins w:id="463" w:author="V.tal" w:date="2024-04-15T18:47:00Z"/>
                <w:sz w:val="24"/>
                <w:szCs w:val="24"/>
              </w:rPr>
            </w:pPr>
            <w:ins w:id="464" w:author="V.tal" w:date="2024-04-15T18:47:00Z">
              <w:del w:id="465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ARBOR</w:delText>
                </w:r>
              </w:del>
            </w:ins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33C74" w14:textId="5F1D5853" w:rsidR="006E4E1A" w:rsidRPr="002730B8" w:rsidRDefault="006E4E1A" w:rsidP="006E4E1A">
            <w:pPr>
              <w:pStyle w:val="TableParagraph"/>
              <w:spacing w:before="26" w:line="240" w:lineRule="auto"/>
              <w:ind w:left="19" w:right="5"/>
              <w:jc w:val="center"/>
              <w:rPr>
                <w:ins w:id="466" w:author="V.tal" w:date="2024-04-15T18:47:00Z"/>
                <w:spacing w:val="-2"/>
                <w:sz w:val="24"/>
                <w:szCs w:val="24"/>
              </w:rPr>
            </w:pPr>
            <w:ins w:id="467" w:author="V.tal" w:date="2024-04-15T18:47:00Z">
              <w:del w:id="468" w:author="Viviane De Medeiros Calaca Gomes" w:date="2024-04-16T08:11:00Z">
                <w:r w:rsidDel="00AE34EC">
                  <w:rPr>
                    <w:spacing w:val="-2"/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pacing w:val="-2"/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pacing w:val="-2"/>
                    <w:sz w:val="24"/>
                    <w:szCs w:val="24"/>
                  </w:rPr>
                  <w:delText>]</w:delText>
                </w:r>
              </w:del>
            </w:ins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2FDA3" w14:textId="61015B31" w:rsidR="006E4E1A" w:rsidRPr="002730B8" w:rsidRDefault="006E4E1A" w:rsidP="006E4E1A">
            <w:pPr>
              <w:pStyle w:val="TableParagraph"/>
              <w:spacing w:before="26" w:line="240" w:lineRule="auto"/>
              <w:ind w:left="25" w:right="6"/>
              <w:jc w:val="center"/>
              <w:rPr>
                <w:ins w:id="469" w:author="V.tal" w:date="2024-04-15T18:47:00Z"/>
                <w:sz w:val="24"/>
                <w:szCs w:val="24"/>
              </w:rPr>
            </w:pPr>
            <w:ins w:id="470" w:author="V.tal" w:date="2024-04-15T18:47:00Z">
              <w:del w:id="471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z w:val="24"/>
                    <w:szCs w:val="24"/>
                  </w:rPr>
                  <w:delText>]</w:delText>
                </w:r>
              </w:del>
            </w:ins>
          </w:p>
        </w:tc>
      </w:tr>
      <w:tr w:rsidR="006E4E1A" w:rsidRPr="002730B8" w14:paraId="7AC17487" w14:textId="77777777">
        <w:trPr>
          <w:trHeight w:val="376"/>
          <w:ins w:id="472" w:author="V.tal" w:date="2024-04-15T18:47:00Z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2D75E" w14:textId="4DA5C3D5" w:rsidR="006E4E1A" w:rsidRPr="002730B8" w:rsidRDefault="006E4E1A" w:rsidP="006E4E1A">
            <w:pPr>
              <w:pStyle w:val="TableParagraph"/>
              <w:spacing w:before="26" w:line="240" w:lineRule="auto"/>
              <w:rPr>
                <w:ins w:id="473" w:author="V.tal" w:date="2024-04-15T18:47:00Z"/>
                <w:sz w:val="24"/>
                <w:szCs w:val="24"/>
              </w:rPr>
            </w:pPr>
            <w:ins w:id="474" w:author="V.tal" w:date="2024-04-15T18:47:00Z">
              <w:del w:id="475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SIEBEL</w:delText>
                </w:r>
              </w:del>
            </w:ins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D2D27" w14:textId="5B6F087E" w:rsidR="006E4E1A" w:rsidRPr="002730B8" w:rsidRDefault="006E4E1A" w:rsidP="006E4E1A">
            <w:pPr>
              <w:pStyle w:val="TableParagraph"/>
              <w:spacing w:before="26" w:line="240" w:lineRule="auto"/>
              <w:ind w:left="19" w:right="5"/>
              <w:jc w:val="center"/>
              <w:rPr>
                <w:ins w:id="476" w:author="V.tal" w:date="2024-04-15T18:47:00Z"/>
                <w:spacing w:val="-2"/>
                <w:sz w:val="24"/>
                <w:szCs w:val="24"/>
              </w:rPr>
            </w:pPr>
            <w:ins w:id="477" w:author="V.tal" w:date="2024-04-15T18:47:00Z">
              <w:del w:id="478" w:author="Viviane De Medeiros Calaca Gomes" w:date="2024-04-16T08:11:00Z">
                <w:r w:rsidDel="00AE34EC">
                  <w:rPr>
                    <w:spacing w:val="-2"/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pacing w:val="-2"/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pacing w:val="-2"/>
                    <w:sz w:val="24"/>
                    <w:szCs w:val="24"/>
                  </w:rPr>
                  <w:delText>]</w:delText>
                </w:r>
              </w:del>
            </w:ins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A22AF" w14:textId="0D4F0520" w:rsidR="006E4E1A" w:rsidRPr="002730B8" w:rsidRDefault="006E4E1A" w:rsidP="006E4E1A">
            <w:pPr>
              <w:pStyle w:val="TableParagraph"/>
              <w:spacing w:before="26" w:line="240" w:lineRule="auto"/>
              <w:ind w:left="25" w:right="6"/>
              <w:jc w:val="center"/>
              <w:rPr>
                <w:ins w:id="479" w:author="V.tal" w:date="2024-04-15T18:47:00Z"/>
                <w:sz w:val="24"/>
                <w:szCs w:val="24"/>
              </w:rPr>
            </w:pPr>
            <w:ins w:id="480" w:author="V.tal" w:date="2024-04-15T18:47:00Z">
              <w:del w:id="481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z w:val="24"/>
                    <w:szCs w:val="24"/>
                  </w:rPr>
                  <w:delText>]</w:delText>
                </w:r>
              </w:del>
            </w:ins>
          </w:p>
        </w:tc>
      </w:tr>
      <w:tr w:rsidR="006E4E1A" w:rsidRPr="002730B8" w14:paraId="30E950CB" w14:textId="77777777">
        <w:trPr>
          <w:trHeight w:val="376"/>
          <w:ins w:id="482" w:author="V.tal" w:date="2024-04-15T18:47:00Z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AFDB" w14:textId="6B382116" w:rsidR="006E4E1A" w:rsidRDefault="006E4E1A" w:rsidP="006E4E1A">
            <w:pPr>
              <w:pStyle w:val="TableParagraph"/>
              <w:spacing w:before="26" w:line="240" w:lineRule="auto"/>
              <w:rPr>
                <w:ins w:id="483" w:author="V.tal" w:date="2024-04-15T18:47:00Z"/>
                <w:sz w:val="24"/>
                <w:szCs w:val="24"/>
              </w:rPr>
            </w:pPr>
            <w:ins w:id="484" w:author="V.tal" w:date="2024-04-15T18:47:00Z">
              <w:del w:id="485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CLARIFY</w:delText>
                </w:r>
              </w:del>
            </w:ins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455E" w14:textId="20EE2618" w:rsidR="006E4E1A" w:rsidRPr="002730B8" w:rsidRDefault="006E4E1A" w:rsidP="006E4E1A">
            <w:pPr>
              <w:pStyle w:val="TableParagraph"/>
              <w:spacing w:before="26" w:line="240" w:lineRule="auto"/>
              <w:ind w:left="19" w:right="5"/>
              <w:jc w:val="center"/>
              <w:rPr>
                <w:ins w:id="486" w:author="V.tal" w:date="2024-04-15T18:47:00Z"/>
                <w:spacing w:val="-2"/>
                <w:sz w:val="24"/>
                <w:szCs w:val="24"/>
              </w:rPr>
            </w:pPr>
            <w:ins w:id="487" w:author="V.tal" w:date="2024-04-15T18:47:00Z">
              <w:del w:id="488" w:author="Viviane De Medeiros Calaca Gomes" w:date="2024-04-16T08:11:00Z">
                <w:r w:rsidDel="00AE34EC">
                  <w:rPr>
                    <w:spacing w:val="-2"/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pacing w:val="-2"/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pacing w:val="-2"/>
                    <w:sz w:val="24"/>
                    <w:szCs w:val="24"/>
                  </w:rPr>
                  <w:delText>]</w:delText>
                </w:r>
              </w:del>
            </w:ins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5F4B4" w14:textId="02D1CCEF" w:rsidR="006E4E1A" w:rsidRPr="002730B8" w:rsidRDefault="006E4E1A" w:rsidP="006E4E1A">
            <w:pPr>
              <w:pStyle w:val="TableParagraph"/>
              <w:spacing w:before="26" w:line="240" w:lineRule="auto"/>
              <w:ind w:left="25" w:right="6"/>
              <w:jc w:val="center"/>
              <w:rPr>
                <w:ins w:id="489" w:author="V.tal" w:date="2024-04-15T18:47:00Z"/>
                <w:sz w:val="24"/>
                <w:szCs w:val="24"/>
              </w:rPr>
            </w:pPr>
            <w:ins w:id="490" w:author="V.tal" w:date="2024-04-15T18:47:00Z">
              <w:del w:id="491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z w:val="24"/>
                    <w:szCs w:val="24"/>
                  </w:rPr>
                  <w:delText>]</w:delText>
                </w:r>
              </w:del>
            </w:ins>
          </w:p>
        </w:tc>
      </w:tr>
      <w:tr w:rsidR="006E4E1A" w:rsidRPr="002730B8" w14:paraId="5A4AE78F" w14:textId="77777777">
        <w:trPr>
          <w:trHeight w:val="376"/>
          <w:ins w:id="492" w:author="V.tal" w:date="2024-04-15T18:47:00Z"/>
        </w:trPr>
        <w:tc>
          <w:tcPr>
            <w:tcW w:w="5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705D1" w14:textId="1B0E6C40" w:rsidR="006E4E1A" w:rsidRPr="002730B8" w:rsidRDefault="006E4E1A" w:rsidP="006E4E1A">
            <w:pPr>
              <w:pStyle w:val="TableParagraph"/>
              <w:spacing w:before="26" w:line="240" w:lineRule="auto"/>
              <w:rPr>
                <w:ins w:id="493" w:author="V.tal" w:date="2024-04-15T18:47:00Z"/>
                <w:sz w:val="24"/>
                <w:szCs w:val="24"/>
              </w:rPr>
            </w:pPr>
            <w:ins w:id="494" w:author="V.tal" w:date="2024-04-15T18:47:00Z">
              <w:del w:id="495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[Sistemas ligados a canais eletrônicos (inclusive Joice e URA)]</w:delText>
                </w:r>
              </w:del>
            </w:ins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714E5" w14:textId="7646F413" w:rsidR="006E4E1A" w:rsidRPr="002730B8" w:rsidRDefault="006E4E1A" w:rsidP="006E4E1A">
            <w:pPr>
              <w:pStyle w:val="TableParagraph"/>
              <w:spacing w:before="26" w:line="240" w:lineRule="auto"/>
              <w:ind w:left="19" w:right="5"/>
              <w:jc w:val="center"/>
              <w:rPr>
                <w:ins w:id="496" w:author="V.tal" w:date="2024-04-15T18:47:00Z"/>
                <w:spacing w:val="-2"/>
                <w:sz w:val="24"/>
                <w:szCs w:val="24"/>
              </w:rPr>
            </w:pPr>
            <w:ins w:id="497" w:author="V.tal" w:date="2024-04-15T18:47:00Z">
              <w:del w:id="498" w:author="Viviane De Medeiros Calaca Gomes" w:date="2024-04-16T08:11:00Z">
                <w:r w:rsidDel="00AE34EC">
                  <w:rPr>
                    <w:spacing w:val="-2"/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pacing w:val="-2"/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pacing w:val="-2"/>
                    <w:sz w:val="24"/>
                    <w:szCs w:val="24"/>
                  </w:rPr>
                  <w:delText>]</w:delText>
                </w:r>
              </w:del>
            </w:ins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9533C" w14:textId="616560F9" w:rsidR="006E4E1A" w:rsidRPr="002730B8" w:rsidRDefault="006E4E1A" w:rsidP="006E4E1A">
            <w:pPr>
              <w:pStyle w:val="TableParagraph"/>
              <w:spacing w:before="26" w:line="240" w:lineRule="auto"/>
              <w:ind w:left="25" w:right="6"/>
              <w:jc w:val="center"/>
              <w:rPr>
                <w:ins w:id="499" w:author="V.tal" w:date="2024-04-15T18:47:00Z"/>
                <w:sz w:val="24"/>
                <w:szCs w:val="24"/>
              </w:rPr>
            </w:pPr>
            <w:ins w:id="500" w:author="V.tal" w:date="2024-04-15T18:47:00Z">
              <w:del w:id="501" w:author="Viviane De Medeiros Calaca Gomes" w:date="2024-04-16T08:11:00Z">
                <w:r w:rsidDel="00AE34EC">
                  <w:rPr>
                    <w:sz w:val="24"/>
                    <w:szCs w:val="24"/>
                  </w:rPr>
                  <w:delText>[</w:delText>
                </w:r>
                <w:r w:rsidRPr="006E4E1A" w:rsidDel="00AE34EC">
                  <w:rPr>
                    <w:sz w:val="24"/>
                    <w:szCs w:val="24"/>
                    <w:highlight w:val="yellow"/>
                  </w:rPr>
                  <w:delText>_</w:delText>
                </w:r>
                <w:r w:rsidDel="00AE34EC">
                  <w:rPr>
                    <w:sz w:val="24"/>
                    <w:szCs w:val="24"/>
                  </w:rPr>
                  <w:delText>]</w:delText>
                </w:r>
              </w:del>
            </w:ins>
          </w:p>
        </w:tc>
      </w:tr>
    </w:tbl>
    <w:p w14:paraId="57D384CF" w14:textId="77777777" w:rsidR="0073364B" w:rsidRPr="00604712" w:rsidRDefault="0073364B">
      <w:pPr>
        <w:pStyle w:val="Corpodetexto"/>
        <w:spacing w:before="190"/>
        <w:rPr>
          <w:b/>
          <w:sz w:val="24"/>
          <w:szCs w:val="24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16"/>
        <w:gridCol w:w="1844"/>
      </w:tblGrid>
      <w:tr w:rsidR="0073364B" w:rsidRPr="002730B8" w14:paraId="57D384D2" w14:textId="77777777">
        <w:trPr>
          <w:trHeight w:val="323"/>
        </w:trPr>
        <w:tc>
          <w:tcPr>
            <w:tcW w:w="7516" w:type="dxa"/>
            <w:shd w:val="clear" w:color="auto" w:fill="E7E6E6"/>
          </w:tcPr>
          <w:p w14:paraId="57D384D0" w14:textId="77777777" w:rsidR="0073364B" w:rsidRPr="002730B8" w:rsidRDefault="003F0D28">
            <w:pPr>
              <w:pStyle w:val="TableParagraph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Plataforma</w:t>
            </w:r>
          </w:p>
        </w:tc>
        <w:tc>
          <w:tcPr>
            <w:tcW w:w="1844" w:type="dxa"/>
            <w:shd w:val="clear" w:color="auto" w:fill="E7E6E6"/>
          </w:tcPr>
          <w:p w14:paraId="57D384D1" w14:textId="77777777" w:rsidR="0073364B" w:rsidRPr="002730B8" w:rsidRDefault="003F0D28">
            <w:pPr>
              <w:pStyle w:val="TableParagraph"/>
              <w:ind w:left="11" w:right="4"/>
              <w:jc w:val="center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Fabricante</w:t>
            </w:r>
          </w:p>
        </w:tc>
      </w:tr>
      <w:tr w:rsidR="0073364B" w:rsidRPr="002730B8" w14:paraId="57D384D5" w14:textId="77777777">
        <w:trPr>
          <w:trHeight w:val="376"/>
        </w:trPr>
        <w:tc>
          <w:tcPr>
            <w:tcW w:w="7516" w:type="dxa"/>
          </w:tcPr>
          <w:p w14:paraId="57D384D3" w14:textId="77777777" w:rsidR="0073364B" w:rsidRPr="002730B8" w:rsidRDefault="003F0D28">
            <w:pPr>
              <w:pStyle w:val="TableParagraph"/>
              <w:spacing w:before="26" w:line="240" w:lineRule="auto"/>
              <w:rPr>
                <w:sz w:val="24"/>
                <w:szCs w:val="24"/>
              </w:rPr>
            </w:pPr>
            <w:r w:rsidRPr="002730B8">
              <w:rPr>
                <w:spacing w:val="-4"/>
                <w:sz w:val="24"/>
                <w:szCs w:val="24"/>
              </w:rPr>
              <w:t>NWCC</w:t>
            </w:r>
          </w:p>
        </w:tc>
        <w:tc>
          <w:tcPr>
            <w:tcW w:w="1844" w:type="dxa"/>
          </w:tcPr>
          <w:p w14:paraId="57D384D4" w14:textId="77777777" w:rsidR="0073364B" w:rsidRPr="002730B8" w:rsidRDefault="003F0D28">
            <w:pPr>
              <w:pStyle w:val="TableParagraph"/>
              <w:spacing w:before="26" w:line="240" w:lineRule="auto"/>
              <w:ind w:left="11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Nokia</w:t>
            </w:r>
          </w:p>
        </w:tc>
      </w:tr>
      <w:tr w:rsidR="0073364B" w:rsidRPr="002730B8" w14:paraId="57D384D8" w14:textId="77777777">
        <w:trPr>
          <w:trHeight w:val="405"/>
        </w:trPr>
        <w:tc>
          <w:tcPr>
            <w:tcW w:w="7516" w:type="dxa"/>
          </w:tcPr>
          <w:p w14:paraId="57D384D6" w14:textId="77777777" w:rsidR="0073364B" w:rsidRPr="002730B8" w:rsidRDefault="003F0D28">
            <w:pPr>
              <w:pStyle w:val="TableParagraph"/>
              <w:spacing w:before="40" w:line="240" w:lineRule="auto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Smart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wifi</w:t>
            </w:r>
          </w:p>
        </w:tc>
        <w:tc>
          <w:tcPr>
            <w:tcW w:w="1844" w:type="dxa"/>
          </w:tcPr>
          <w:p w14:paraId="57D384D7" w14:textId="77777777" w:rsidR="0073364B" w:rsidRPr="002730B8" w:rsidRDefault="003F0D28">
            <w:pPr>
              <w:pStyle w:val="TableParagraph"/>
              <w:spacing w:before="40" w:line="240" w:lineRule="auto"/>
              <w:ind w:left="11" w:right="4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Huawei</w:t>
            </w:r>
          </w:p>
        </w:tc>
      </w:tr>
      <w:tr w:rsidR="0073364B" w:rsidRPr="002730B8" w14:paraId="57D384DB" w14:textId="77777777">
        <w:trPr>
          <w:trHeight w:val="374"/>
        </w:trPr>
        <w:tc>
          <w:tcPr>
            <w:tcW w:w="7516" w:type="dxa"/>
          </w:tcPr>
          <w:p w14:paraId="57D384D9" w14:textId="77777777" w:rsidR="0073364B" w:rsidRPr="002730B8" w:rsidRDefault="003F0D28">
            <w:pPr>
              <w:pStyle w:val="TableParagraph"/>
              <w:spacing w:before="24" w:line="240" w:lineRule="auto"/>
              <w:rPr>
                <w:sz w:val="24"/>
                <w:szCs w:val="24"/>
              </w:rPr>
            </w:pPr>
            <w:r w:rsidRPr="002730B8">
              <w:rPr>
                <w:spacing w:val="-4"/>
                <w:sz w:val="24"/>
                <w:szCs w:val="24"/>
              </w:rPr>
              <w:t>eSOC</w:t>
            </w:r>
          </w:p>
        </w:tc>
        <w:tc>
          <w:tcPr>
            <w:tcW w:w="1844" w:type="dxa"/>
          </w:tcPr>
          <w:p w14:paraId="57D384DA" w14:textId="77777777" w:rsidR="0073364B" w:rsidRPr="002730B8" w:rsidRDefault="003F0D28">
            <w:pPr>
              <w:pStyle w:val="TableParagraph"/>
              <w:spacing w:before="24" w:line="240" w:lineRule="auto"/>
              <w:ind w:left="11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Nokia</w:t>
            </w:r>
          </w:p>
        </w:tc>
      </w:tr>
      <w:tr w:rsidR="0073364B" w:rsidRPr="002730B8" w14:paraId="57D384DE" w14:textId="77777777">
        <w:trPr>
          <w:trHeight w:val="376"/>
        </w:trPr>
        <w:tc>
          <w:tcPr>
            <w:tcW w:w="7516" w:type="dxa"/>
          </w:tcPr>
          <w:p w14:paraId="57D384DC" w14:textId="651638F6" w:rsidR="0073364B" w:rsidRPr="002730B8" w:rsidRDefault="003F0D28">
            <w:pPr>
              <w:pStyle w:val="TableParagraph"/>
              <w:spacing w:before="26" w:line="240" w:lineRule="auto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Dataminer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pacing w:val="-5"/>
                <w:sz w:val="24"/>
                <w:szCs w:val="24"/>
              </w:rPr>
              <w:t>OSS</w:t>
            </w:r>
            <w:r w:rsidR="00B10832" w:rsidRPr="002730B8">
              <w:rPr>
                <w:spacing w:val="-5"/>
                <w:sz w:val="24"/>
                <w:szCs w:val="24"/>
              </w:rPr>
              <w:t xml:space="preserve"> (aplicação)</w:t>
            </w:r>
          </w:p>
        </w:tc>
        <w:tc>
          <w:tcPr>
            <w:tcW w:w="1844" w:type="dxa"/>
          </w:tcPr>
          <w:p w14:paraId="57D384DD" w14:textId="77777777" w:rsidR="0073364B" w:rsidRPr="002730B8" w:rsidRDefault="003F0D28">
            <w:pPr>
              <w:pStyle w:val="TableParagraph"/>
              <w:spacing w:before="26" w:line="240" w:lineRule="auto"/>
              <w:ind w:left="11"/>
              <w:jc w:val="center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Skyline</w:t>
            </w:r>
          </w:p>
        </w:tc>
      </w:tr>
    </w:tbl>
    <w:p w14:paraId="57D384DF" w14:textId="77777777" w:rsidR="0073364B" w:rsidRPr="002730B8" w:rsidRDefault="0073364B">
      <w:pPr>
        <w:jc w:val="center"/>
        <w:rPr>
          <w:sz w:val="24"/>
          <w:szCs w:val="24"/>
        </w:rPr>
        <w:sectPr w:rsidR="0073364B" w:rsidRPr="002730B8" w:rsidSect="00F54447">
          <w:pgSz w:w="11910" w:h="16840"/>
          <w:pgMar w:top="1380" w:right="1220" w:bottom="280" w:left="1080" w:header="170" w:footer="0" w:gutter="0"/>
          <w:cols w:space="720"/>
        </w:sectPr>
      </w:pPr>
    </w:p>
    <w:p w14:paraId="57D38501" w14:textId="723908E1" w:rsidR="0073364B" w:rsidRPr="002730B8" w:rsidRDefault="003F0D28">
      <w:pPr>
        <w:spacing w:before="21"/>
        <w:ind w:left="143"/>
        <w:jc w:val="center"/>
        <w:rPr>
          <w:b/>
          <w:sz w:val="24"/>
          <w:szCs w:val="24"/>
        </w:rPr>
      </w:pPr>
      <w:r w:rsidRPr="002730B8">
        <w:rPr>
          <w:b/>
          <w:smallCaps/>
          <w:sz w:val="24"/>
          <w:szCs w:val="24"/>
          <w:u w:val="single"/>
        </w:rPr>
        <w:lastRenderedPageBreak/>
        <w:t>Seção</w:t>
      </w:r>
      <w:r w:rsidRPr="002730B8">
        <w:rPr>
          <w:b/>
          <w:smallCaps/>
          <w:spacing w:val="-8"/>
          <w:sz w:val="24"/>
          <w:szCs w:val="24"/>
          <w:u w:val="single"/>
        </w:rPr>
        <w:t xml:space="preserve"> </w:t>
      </w:r>
      <w:r w:rsidR="0024224B" w:rsidRPr="002730B8">
        <w:rPr>
          <w:b/>
          <w:smallCaps/>
          <w:sz w:val="24"/>
          <w:szCs w:val="24"/>
          <w:u w:val="single"/>
        </w:rPr>
        <w:t>C</w:t>
      </w:r>
      <w:r w:rsidR="0024224B" w:rsidRPr="002730B8">
        <w:rPr>
          <w:b/>
          <w:smallCaps/>
          <w:spacing w:val="-1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do</w:t>
      </w:r>
      <w:r w:rsidRPr="002730B8">
        <w:rPr>
          <w:b/>
          <w:smallCaps/>
          <w:spacing w:val="-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Anexo</w:t>
      </w:r>
      <w:r w:rsidRPr="002730B8">
        <w:rPr>
          <w:b/>
          <w:smallCaps/>
          <w:spacing w:val="-4"/>
          <w:sz w:val="24"/>
          <w:szCs w:val="24"/>
          <w:u w:val="single"/>
        </w:rPr>
        <w:t xml:space="preserve"> </w:t>
      </w:r>
      <w:r w:rsidRPr="002730B8">
        <w:rPr>
          <w:b/>
          <w:smallCaps/>
          <w:spacing w:val="-2"/>
          <w:sz w:val="24"/>
          <w:szCs w:val="24"/>
          <w:u w:val="single"/>
        </w:rPr>
        <w:t>5.2.1(i)</w:t>
      </w:r>
    </w:p>
    <w:p w14:paraId="57D38502" w14:textId="15B6353E" w:rsidR="0073364B" w:rsidRPr="002730B8" w:rsidRDefault="003F0D28">
      <w:pPr>
        <w:spacing w:before="1"/>
        <w:ind w:left="143" w:right="4"/>
        <w:jc w:val="center"/>
        <w:rPr>
          <w:b/>
          <w:sz w:val="24"/>
          <w:szCs w:val="24"/>
        </w:rPr>
      </w:pPr>
      <w:r w:rsidRPr="002730B8">
        <w:rPr>
          <w:b/>
          <w:sz w:val="24"/>
          <w:szCs w:val="24"/>
        </w:rPr>
        <w:t>Contratos</w:t>
      </w:r>
      <w:r w:rsidRPr="002730B8">
        <w:rPr>
          <w:b/>
          <w:spacing w:val="-6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Relevantes (Fornecedores)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-</w:t>
      </w:r>
      <w:r w:rsidRPr="002730B8">
        <w:rPr>
          <w:b/>
          <w:spacing w:val="-3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UPI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ClientCo</w:t>
      </w:r>
      <w:r w:rsidRPr="002730B8">
        <w:rPr>
          <w:b/>
          <w:spacing w:val="-1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–</w:t>
      </w:r>
      <w:r w:rsidRPr="002730B8">
        <w:rPr>
          <w:b/>
          <w:spacing w:val="-2"/>
          <w:sz w:val="24"/>
          <w:szCs w:val="24"/>
        </w:rPr>
        <w:t xml:space="preserve"> </w:t>
      </w:r>
      <w:r w:rsidR="003E6124">
        <w:rPr>
          <w:b/>
          <w:spacing w:val="-2"/>
          <w:sz w:val="24"/>
          <w:szCs w:val="24"/>
        </w:rPr>
        <w:t>Dez</w:t>
      </w:r>
      <w:r w:rsidRPr="002730B8">
        <w:rPr>
          <w:b/>
          <w:spacing w:val="-2"/>
          <w:sz w:val="24"/>
          <w:szCs w:val="24"/>
        </w:rPr>
        <w:t>/2023</w:t>
      </w:r>
    </w:p>
    <w:p w14:paraId="57D38503" w14:textId="77777777" w:rsidR="0073364B" w:rsidRPr="00604712" w:rsidRDefault="0073364B">
      <w:pPr>
        <w:pStyle w:val="Corpodetexto"/>
        <w:rPr>
          <w:b/>
          <w:sz w:val="24"/>
          <w:szCs w:val="24"/>
        </w:rPr>
      </w:pPr>
    </w:p>
    <w:p w14:paraId="57D38504" w14:textId="77777777" w:rsidR="0073364B" w:rsidRPr="00604712" w:rsidRDefault="0073364B">
      <w:pPr>
        <w:pStyle w:val="Corpodetexto"/>
        <w:spacing w:before="105" w:after="1"/>
        <w:rPr>
          <w:b/>
          <w:sz w:val="24"/>
          <w:szCs w:val="24"/>
        </w:rPr>
      </w:pP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4395"/>
        <w:gridCol w:w="3262"/>
      </w:tblGrid>
      <w:tr w:rsidR="0073364B" w:rsidRPr="002730B8" w14:paraId="57D38509" w14:textId="77777777">
        <w:trPr>
          <w:trHeight w:val="647"/>
        </w:trPr>
        <w:tc>
          <w:tcPr>
            <w:tcW w:w="1416" w:type="dxa"/>
            <w:shd w:val="clear" w:color="auto" w:fill="D9D9D9"/>
          </w:tcPr>
          <w:p w14:paraId="57D38505" w14:textId="77777777" w:rsidR="0073364B" w:rsidRPr="002730B8" w:rsidRDefault="003F0D28">
            <w:pPr>
              <w:pStyle w:val="TableParagraph"/>
              <w:spacing w:line="240" w:lineRule="auto"/>
              <w:ind w:left="134"/>
              <w:rPr>
                <w:b/>
                <w:sz w:val="24"/>
                <w:szCs w:val="24"/>
              </w:rPr>
            </w:pPr>
            <w:r w:rsidRPr="002730B8">
              <w:rPr>
                <w:b/>
                <w:sz w:val="24"/>
                <w:szCs w:val="24"/>
              </w:rPr>
              <w:t>Código</w:t>
            </w:r>
            <w:r w:rsidRPr="002730B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b/>
                <w:spacing w:val="-5"/>
                <w:sz w:val="24"/>
                <w:szCs w:val="24"/>
              </w:rPr>
              <w:t>do</w:t>
            </w:r>
          </w:p>
          <w:p w14:paraId="57D38506" w14:textId="77777777" w:rsidR="0073364B" w:rsidRPr="002730B8" w:rsidRDefault="003F0D28">
            <w:pPr>
              <w:pStyle w:val="TableParagraph"/>
              <w:ind w:left="225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Contrato</w:t>
            </w:r>
          </w:p>
        </w:tc>
        <w:tc>
          <w:tcPr>
            <w:tcW w:w="4395" w:type="dxa"/>
            <w:shd w:val="clear" w:color="auto" w:fill="D9D9D9"/>
          </w:tcPr>
          <w:p w14:paraId="57D38507" w14:textId="77777777" w:rsidR="0073364B" w:rsidRPr="002730B8" w:rsidRDefault="003F0D28">
            <w:pPr>
              <w:pStyle w:val="TableParagraph"/>
              <w:spacing w:before="163" w:line="240" w:lineRule="auto"/>
              <w:ind w:left="6"/>
              <w:jc w:val="center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Fornecedor</w:t>
            </w:r>
          </w:p>
        </w:tc>
        <w:tc>
          <w:tcPr>
            <w:tcW w:w="3262" w:type="dxa"/>
            <w:shd w:val="clear" w:color="auto" w:fill="D9D9D9"/>
          </w:tcPr>
          <w:p w14:paraId="57D38508" w14:textId="77777777" w:rsidR="0073364B" w:rsidRPr="002730B8" w:rsidRDefault="003F0D28">
            <w:pPr>
              <w:pStyle w:val="TableParagraph"/>
              <w:spacing w:before="163" w:line="240" w:lineRule="auto"/>
              <w:ind w:left="2"/>
              <w:jc w:val="center"/>
              <w:rPr>
                <w:b/>
                <w:sz w:val="24"/>
                <w:szCs w:val="24"/>
              </w:rPr>
            </w:pPr>
            <w:r w:rsidRPr="002730B8">
              <w:rPr>
                <w:b/>
                <w:spacing w:val="-2"/>
                <w:sz w:val="24"/>
                <w:szCs w:val="24"/>
              </w:rPr>
              <w:t>Objeto</w:t>
            </w:r>
          </w:p>
        </w:tc>
      </w:tr>
      <w:tr w:rsidR="0073364B" w:rsidRPr="002730B8" w14:paraId="57D38513" w14:textId="77777777">
        <w:trPr>
          <w:trHeight w:val="323"/>
        </w:trPr>
        <w:tc>
          <w:tcPr>
            <w:tcW w:w="1416" w:type="dxa"/>
          </w:tcPr>
          <w:p w14:paraId="57D38510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4600056670</w:t>
            </w:r>
          </w:p>
        </w:tc>
        <w:tc>
          <w:tcPr>
            <w:tcW w:w="4395" w:type="dxa"/>
          </w:tcPr>
          <w:p w14:paraId="57D38511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Nokia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Solutions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and</w:t>
            </w:r>
            <w:r w:rsidRPr="002730B8">
              <w:rPr>
                <w:spacing w:val="-2"/>
                <w:sz w:val="24"/>
                <w:szCs w:val="24"/>
              </w:rPr>
              <w:t xml:space="preserve"> Networks</w:t>
            </w:r>
          </w:p>
        </w:tc>
        <w:tc>
          <w:tcPr>
            <w:tcW w:w="3262" w:type="dxa"/>
          </w:tcPr>
          <w:p w14:paraId="57D38512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  <w:tr w:rsidR="0073364B" w:rsidRPr="002730B8" w14:paraId="57D38517" w14:textId="77777777">
        <w:trPr>
          <w:trHeight w:val="323"/>
        </w:trPr>
        <w:tc>
          <w:tcPr>
            <w:tcW w:w="1416" w:type="dxa"/>
          </w:tcPr>
          <w:p w14:paraId="57D3851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4600056827</w:t>
            </w:r>
          </w:p>
        </w:tc>
        <w:tc>
          <w:tcPr>
            <w:tcW w:w="4395" w:type="dxa"/>
          </w:tcPr>
          <w:p w14:paraId="57D3851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Flex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Importação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Exportação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Indústria</w:t>
            </w:r>
          </w:p>
        </w:tc>
        <w:tc>
          <w:tcPr>
            <w:tcW w:w="3262" w:type="dxa"/>
          </w:tcPr>
          <w:p w14:paraId="57D3851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  <w:tr w:rsidR="0073364B" w:rsidRPr="002730B8" w14:paraId="57D3851B" w14:textId="77777777">
        <w:trPr>
          <w:trHeight w:val="323"/>
        </w:trPr>
        <w:tc>
          <w:tcPr>
            <w:tcW w:w="1416" w:type="dxa"/>
          </w:tcPr>
          <w:p w14:paraId="1271214A" w14:textId="77777777" w:rsidR="003E6124" w:rsidRDefault="003E6124">
            <w:pPr>
              <w:pStyle w:val="TableParagraph"/>
              <w:ind w:left="67"/>
              <w:rPr>
                <w:spacing w:val="-2"/>
                <w:sz w:val="24"/>
                <w:szCs w:val="24"/>
              </w:rPr>
            </w:pPr>
            <w:r w:rsidRPr="00000B38">
              <w:rPr>
                <w:spacing w:val="-2"/>
                <w:sz w:val="24"/>
                <w:szCs w:val="24"/>
              </w:rPr>
              <w:t>4600057196</w:t>
            </w:r>
          </w:p>
          <w:p w14:paraId="57D38518" w14:textId="0A25527C" w:rsidR="0073364B" w:rsidRPr="002730B8" w:rsidRDefault="0073364B">
            <w:pPr>
              <w:pStyle w:val="TableParagraph"/>
              <w:ind w:left="67"/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57D3851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Huawei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Do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Brasil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Telecomunicações</w:t>
            </w:r>
          </w:p>
        </w:tc>
        <w:tc>
          <w:tcPr>
            <w:tcW w:w="3262" w:type="dxa"/>
          </w:tcPr>
          <w:p w14:paraId="57D3851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  <w:tr w:rsidR="0073364B" w:rsidRPr="002730B8" w14:paraId="520EF282" w14:textId="77777777">
        <w:trPr>
          <w:trHeight w:val="325"/>
          <w:del w:id="502" w:author="V.tal" w:date="2024-04-15T18:47:00Z"/>
        </w:trPr>
        <w:tc>
          <w:tcPr>
            <w:tcW w:w="1416" w:type="dxa"/>
          </w:tcPr>
          <w:p w14:paraId="6D5842C9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3" w:author="V.tal" w:date="2024-04-15T18:47:00Z"/>
                <w:rFonts w:ascii="Times New Roman"/>
                <w:sz w:val="24"/>
                <w:szCs w:val="24"/>
              </w:rPr>
            </w:pPr>
          </w:p>
        </w:tc>
        <w:tc>
          <w:tcPr>
            <w:tcW w:w="4395" w:type="dxa"/>
          </w:tcPr>
          <w:p w14:paraId="6E0711BA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4" w:author="V.tal" w:date="2024-04-15T18:47:00Z"/>
                <w:rFonts w:ascii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14:paraId="203FFE63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5" w:author="V.tal" w:date="2024-04-15T18:47:00Z"/>
                <w:rFonts w:ascii="Times New Roman"/>
                <w:sz w:val="24"/>
                <w:szCs w:val="24"/>
              </w:rPr>
            </w:pPr>
          </w:p>
        </w:tc>
      </w:tr>
      <w:tr w:rsidR="0073364B" w:rsidRPr="002730B8" w14:paraId="57D38523" w14:textId="77777777">
        <w:trPr>
          <w:trHeight w:val="324"/>
        </w:trPr>
        <w:tc>
          <w:tcPr>
            <w:tcW w:w="1416" w:type="dxa"/>
          </w:tcPr>
          <w:p w14:paraId="57D38520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4600056671</w:t>
            </w:r>
          </w:p>
        </w:tc>
        <w:tc>
          <w:tcPr>
            <w:tcW w:w="4395" w:type="dxa"/>
          </w:tcPr>
          <w:p w14:paraId="57D38521" w14:textId="77777777" w:rsidR="0073364B" w:rsidRPr="002730B8" w:rsidRDefault="003F0D28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2730B8">
              <w:rPr>
                <w:sz w:val="24"/>
                <w:szCs w:val="24"/>
                <w:lang w:val="en-US"/>
              </w:rPr>
              <w:t>Nokia</w:t>
            </w:r>
            <w:r w:rsidRPr="002730B8">
              <w:rPr>
                <w:spacing w:val="-3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>Solutions</w:t>
            </w:r>
            <w:r w:rsidRPr="002730B8">
              <w:rPr>
                <w:spacing w:val="-3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>And</w:t>
            </w:r>
            <w:r w:rsidRPr="002730B8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>Networks</w:t>
            </w:r>
            <w:r w:rsidRPr="002730B8">
              <w:rPr>
                <w:spacing w:val="-2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 xml:space="preserve">Do </w:t>
            </w:r>
            <w:r w:rsidRPr="002730B8">
              <w:rPr>
                <w:spacing w:val="-5"/>
                <w:sz w:val="24"/>
                <w:szCs w:val="24"/>
                <w:lang w:val="en-US"/>
              </w:rPr>
              <w:t>Bra</w:t>
            </w:r>
          </w:p>
        </w:tc>
        <w:tc>
          <w:tcPr>
            <w:tcW w:w="3262" w:type="dxa"/>
          </w:tcPr>
          <w:p w14:paraId="57D38522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  <w:tr w:rsidR="0073364B" w:rsidRPr="002730B8" w14:paraId="57D38527" w14:textId="77777777">
        <w:trPr>
          <w:trHeight w:val="323"/>
        </w:trPr>
        <w:tc>
          <w:tcPr>
            <w:tcW w:w="1416" w:type="dxa"/>
          </w:tcPr>
          <w:p w14:paraId="57D3852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4600053341</w:t>
            </w:r>
          </w:p>
        </w:tc>
        <w:tc>
          <w:tcPr>
            <w:tcW w:w="4395" w:type="dxa"/>
          </w:tcPr>
          <w:p w14:paraId="57D3852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Liq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Corp</w:t>
            </w:r>
          </w:p>
        </w:tc>
        <w:tc>
          <w:tcPr>
            <w:tcW w:w="3262" w:type="dxa"/>
          </w:tcPr>
          <w:p w14:paraId="57D3852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Call Center</w:t>
            </w:r>
            <w:r w:rsidRPr="002730B8">
              <w:rPr>
                <w:spacing w:val="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-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Televendas</w:t>
            </w:r>
          </w:p>
        </w:tc>
      </w:tr>
      <w:tr w:rsidR="0073364B" w:rsidRPr="002730B8" w14:paraId="57D3852B" w14:textId="77777777">
        <w:trPr>
          <w:trHeight w:val="323"/>
        </w:trPr>
        <w:tc>
          <w:tcPr>
            <w:tcW w:w="1416" w:type="dxa"/>
          </w:tcPr>
          <w:p w14:paraId="57D38528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4600052953</w:t>
            </w:r>
          </w:p>
        </w:tc>
        <w:tc>
          <w:tcPr>
            <w:tcW w:w="4395" w:type="dxa"/>
          </w:tcPr>
          <w:p w14:paraId="57D3852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Artplan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Comunicação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S.A.</w:t>
            </w:r>
          </w:p>
        </w:tc>
        <w:tc>
          <w:tcPr>
            <w:tcW w:w="3262" w:type="dxa"/>
          </w:tcPr>
          <w:p w14:paraId="57D3852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Mídia</w:t>
            </w:r>
          </w:p>
        </w:tc>
      </w:tr>
      <w:tr w:rsidR="0073364B" w:rsidRPr="002730B8" w14:paraId="57D3852F" w14:textId="77777777">
        <w:trPr>
          <w:trHeight w:val="323"/>
        </w:trPr>
        <w:tc>
          <w:tcPr>
            <w:tcW w:w="1416" w:type="dxa"/>
          </w:tcPr>
          <w:p w14:paraId="57D3852C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4600044056</w:t>
            </w:r>
          </w:p>
        </w:tc>
        <w:tc>
          <w:tcPr>
            <w:tcW w:w="4395" w:type="dxa"/>
          </w:tcPr>
          <w:p w14:paraId="57D3852D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Aec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Centro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De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Contatos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S.A.</w:t>
            </w:r>
          </w:p>
        </w:tc>
        <w:tc>
          <w:tcPr>
            <w:tcW w:w="3262" w:type="dxa"/>
          </w:tcPr>
          <w:p w14:paraId="57D3852E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Call Center</w:t>
            </w:r>
            <w:r w:rsidRPr="002730B8">
              <w:rPr>
                <w:spacing w:val="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 xml:space="preserve">– </w:t>
            </w:r>
            <w:r w:rsidRPr="002730B8">
              <w:rPr>
                <w:spacing w:val="-5"/>
                <w:sz w:val="24"/>
                <w:szCs w:val="24"/>
              </w:rPr>
              <w:t>SAC</w:t>
            </w:r>
          </w:p>
        </w:tc>
      </w:tr>
      <w:tr w:rsidR="0073364B" w:rsidRPr="002730B8" w14:paraId="708BD9A4" w14:textId="77777777">
        <w:trPr>
          <w:trHeight w:val="323"/>
          <w:del w:id="506" w:author="V.tal" w:date="2024-04-15T18:47:00Z"/>
        </w:trPr>
        <w:tc>
          <w:tcPr>
            <w:tcW w:w="1416" w:type="dxa"/>
          </w:tcPr>
          <w:p w14:paraId="227A3733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7" w:author="V.tal" w:date="2024-04-15T18:47:00Z"/>
                <w:rFonts w:ascii="Times New Roman"/>
                <w:sz w:val="24"/>
                <w:szCs w:val="24"/>
              </w:rPr>
            </w:pPr>
          </w:p>
        </w:tc>
        <w:tc>
          <w:tcPr>
            <w:tcW w:w="4395" w:type="dxa"/>
          </w:tcPr>
          <w:p w14:paraId="45A46E6D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8" w:author="V.tal" w:date="2024-04-15T18:47:00Z"/>
                <w:rFonts w:ascii="Times New Roman"/>
                <w:sz w:val="24"/>
                <w:szCs w:val="24"/>
              </w:rPr>
            </w:pPr>
          </w:p>
        </w:tc>
        <w:tc>
          <w:tcPr>
            <w:tcW w:w="3262" w:type="dxa"/>
          </w:tcPr>
          <w:p w14:paraId="502D2FB4" w14:textId="77777777" w:rsidR="0073364B" w:rsidRPr="00604712" w:rsidRDefault="0073364B">
            <w:pPr>
              <w:pStyle w:val="TableParagraph"/>
              <w:spacing w:line="240" w:lineRule="auto"/>
              <w:ind w:left="0"/>
              <w:rPr>
                <w:del w:id="509" w:author="V.tal" w:date="2024-04-15T18:47:00Z"/>
                <w:rFonts w:ascii="Times New Roman"/>
                <w:sz w:val="24"/>
                <w:szCs w:val="24"/>
              </w:rPr>
            </w:pPr>
          </w:p>
        </w:tc>
      </w:tr>
      <w:tr w:rsidR="0073364B" w:rsidRPr="002730B8" w14:paraId="57D38537" w14:textId="77777777">
        <w:trPr>
          <w:trHeight w:val="323"/>
        </w:trPr>
        <w:tc>
          <w:tcPr>
            <w:tcW w:w="1416" w:type="dxa"/>
          </w:tcPr>
          <w:p w14:paraId="57D3853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4600055394</w:t>
            </w:r>
          </w:p>
        </w:tc>
        <w:tc>
          <w:tcPr>
            <w:tcW w:w="4395" w:type="dxa"/>
          </w:tcPr>
          <w:p w14:paraId="57D3853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Plural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Comunicação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E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Marketing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Ltda</w:t>
            </w:r>
          </w:p>
        </w:tc>
        <w:tc>
          <w:tcPr>
            <w:tcW w:w="3262" w:type="dxa"/>
          </w:tcPr>
          <w:p w14:paraId="57D3853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Mídia</w:t>
            </w:r>
          </w:p>
        </w:tc>
      </w:tr>
      <w:tr w:rsidR="0073364B" w:rsidRPr="002730B8" w14:paraId="57D3853B" w14:textId="77777777">
        <w:trPr>
          <w:trHeight w:val="323"/>
        </w:trPr>
        <w:tc>
          <w:tcPr>
            <w:tcW w:w="1416" w:type="dxa"/>
          </w:tcPr>
          <w:p w14:paraId="57D38538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4600056825</w:t>
            </w:r>
          </w:p>
        </w:tc>
        <w:tc>
          <w:tcPr>
            <w:tcW w:w="4395" w:type="dxa"/>
          </w:tcPr>
          <w:p w14:paraId="57D3853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Multilaser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Industrial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Ltda</w:t>
            </w:r>
          </w:p>
        </w:tc>
        <w:tc>
          <w:tcPr>
            <w:tcW w:w="3262" w:type="dxa"/>
          </w:tcPr>
          <w:p w14:paraId="57D3853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  <w:tr w:rsidR="0073364B" w:rsidRPr="002730B8" w14:paraId="57D3853F" w14:textId="77777777">
        <w:trPr>
          <w:trHeight w:val="323"/>
        </w:trPr>
        <w:tc>
          <w:tcPr>
            <w:tcW w:w="1416" w:type="dxa"/>
          </w:tcPr>
          <w:p w14:paraId="57D3853C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4600042965</w:t>
            </w:r>
          </w:p>
        </w:tc>
        <w:tc>
          <w:tcPr>
            <w:tcW w:w="4395" w:type="dxa"/>
          </w:tcPr>
          <w:p w14:paraId="57D3853D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 xml:space="preserve">Clearsale </w:t>
            </w:r>
            <w:r w:rsidRPr="002730B8">
              <w:rPr>
                <w:spacing w:val="-5"/>
                <w:sz w:val="24"/>
                <w:szCs w:val="24"/>
              </w:rPr>
              <w:t>S.A</w:t>
            </w:r>
          </w:p>
        </w:tc>
        <w:tc>
          <w:tcPr>
            <w:tcW w:w="3262" w:type="dxa"/>
          </w:tcPr>
          <w:p w14:paraId="57D3853E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Scoragem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de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vendas</w:t>
            </w:r>
          </w:p>
        </w:tc>
      </w:tr>
      <w:tr w:rsidR="0073364B" w:rsidRPr="002730B8" w14:paraId="57D38543" w14:textId="77777777">
        <w:trPr>
          <w:trHeight w:val="323"/>
        </w:trPr>
        <w:tc>
          <w:tcPr>
            <w:tcW w:w="1416" w:type="dxa"/>
          </w:tcPr>
          <w:p w14:paraId="57D38540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4600053629</w:t>
            </w:r>
          </w:p>
        </w:tc>
        <w:tc>
          <w:tcPr>
            <w:tcW w:w="4395" w:type="dxa"/>
          </w:tcPr>
          <w:p w14:paraId="57D38541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Scansource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Brasil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Distribuidora</w:t>
            </w:r>
          </w:p>
        </w:tc>
        <w:tc>
          <w:tcPr>
            <w:tcW w:w="3262" w:type="dxa"/>
          </w:tcPr>
          <w:p w14:paraId="57D38542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Plataforma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eSOC</w:t>
            </w:r>
          </w:p>
        </w:tc>
      </w:tr>
      <w:tr w:rsidR="0073364B" w:rsidRPr="002730B8" w14:paraId="57D38547" w14:textId="77777777">
        <w:trPr>
          <w:trHeight w:val="323"/>
        </w:trPr>
        <w:tc>
          <w:tcPr>
            <w:tcW w:w="1416" w:type="dxa"/>
          </w:tcPr>
          <w:p w14:paraId="57D3854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4600053339</w:t>
            </w:r>
          </w:p>
        </w:tc>
        <w:tc>
          <w:tcPr>
            <w:tcW w:w="4395" w:type="dxa"/>
          </w:tcPr>
          <w:p w14:paraId="57D3854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Liq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Corp</w:t>
            </w:r>
          </w:p>
        </w:tc>
        <w:tc>
          <w:tcPr>
            <w:tcW w:w="3262" w:type="dxa"/>
          </w:tcPr>
          <w:p w14:paraId="57D3854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Call Center</w:t>
            </w:r>
            <w:r w:rsidRPr="002730B8">
              <w:rPr>
                <w:spacing w:val="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-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Retenção</w:t>
            </w:r>
          </w:p>
        </w:tc>
      </w:tr>
      <w:tr w:rsidR="0073364B" w:rsidRPr="002730B8" w14:paraId="57D3854B" w14:textId="77777777">
        <w:trPr>
          <w:trHeight w:val="323"/>
        </w:trPr>
        <w:tc>
          <w:tcPr>
            <w:tcW w:w="1416" w:type="dxa"/>
          </w:tcPr>
          <w:p w14:paraId="57D38548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4600052507</w:t>
            </w:r>
          </w:p>
        </w:tc>
        <w:tc>
          <w:tcPr>
            <w:tcW w:w="4395" w:type="dxa"/>
          </w:tcPr>
          <w:p w14:paraId="57D3854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Salesforce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Tecnologia</w:t>
            </w:r>
            <w:r w:rsidRPr="002730B8">
              <w:rPr>
                <w:spacing w:val="-4"/>
                <w:sz w:val="24"/>
                <w:szCs w:val="24"/>
              </w:rPr>
              <w:t xml:space="preserve"> Ltda</w:t>
            </w:r>
          </w:p>
        </w:tc>
        <w:tc>
          <w:tcPr>
            <w:tcW w:w="3262" w:type="dxa"/>
          </w:tcPr>
          <w:p w14:paraId="57D3854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Solução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de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5"/>
                <w:sz w:val="24"/>
                <w:szCs w:val="24"/>
              </w:rPr>
              <w:t>CRM</w:t>
            </w:r>
          </w:p>
        </w:tc>
      </w:tr>
      <w:tr w:rsidR="0073364B" w:rsidRPr="002730B8" w14:paraId="57D3854F" w14:textId="77777777">
        <w:trPr>
          <w:trHeight w:val="323"/>
        </w:trPr>
        <w:tc>
          <w:tcPr>
            <w:tcW w:w="1416" w:type="dxa"/>
          </w:tcPr>
          <w:p w14:paraId="57D3854C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4600055434</w:t>
            </w:r>
          </w:p>
        </w:tc>
        <w:tc>
          <w:tcPr>
            <w:tcW w:w="4395" w:type="dxa"/>
          </w:tcPr>
          <w:p w14:paraId="57D3854D" w14:textId="77777777" w:rsidR="0073364B" w:rsidRPr="002730B8" w:rsidRDefault="003F0D28">
            <w:pPr>
              <w:pStyle w:val="TableParagraph"/>
              <w:rPr>
                <w:sz w:val="24"/>
                <w:szCs w:val="24"/>
                <w:lang w:val="en-US"/>
              </w:rPr>
            </w:pPr>
            <w:proofErr w:type="spellStart"/>
            <w:r w:rsidRPr="002730B8">
              <w:rPr>
                <w:sz w:val="24"/>
                <w:szCs w:val="24"/>
                <w:lang w:val="en-US"/>
              </w:rPr>
              <w:t>Oston</w:t>
            </w:r>
            <w:proofErr w:type="spellEnd"/>
            <w:r w:rsidRPr="002730B8">
              <w:rPr>
                <w:spacing w:val="-2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>Creative</w:t>
            </w:r>
            <w:r w:rsidRPr="002730B8"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z w:val="24"/>
                <w:szCs w:val="24"/>
                <w:lang w:val="en-US"/>
              </w:rPr>
              <w:t>Media</w:t>
            </w:r>
            <w:r w:rsidRPr="002730B8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  <w:lang w:val="en-US"/>
              </w:rPr>
              <w:t>S.A.</w:t>
            </w:r>
          </w:p>
        </w:tc>
        <w:tc>
          <w:tcPr>
            <w:tcW w:w="3262" w:type="dxa"/>
          </w:tcPr>
          <w:p w14:paraId="57D3854E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SVA</w:t>
            </w:r>
          </w:p>
        </w:tc>
      </w:tr>
      <w:tr w:rsidR="0073364B" w:rsidRPr="002730B8" w14:paraId="57D38553" w14:textId="77777777">
        <w:trPr>
          <w:trHeight w:val="326"/>
        </w:trPr>
        <w:tc>
          <w:tcPr>
            <w:tcW w:w="1416" w:type="dxa"/>
          </w:tcPr>
          <w:p w14:paraId="57D38550" w14:textId="77777777" w:rsidR="0073364B" w:rsidRPr="002730B8" w:rsidRDefault="003F0D28">
            <w:pPr>
              <w:pStyle w:val="TableParagraph"/>
              <w:spacing w:before="2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4600053598</w:t>
            </w:r>
          </w:p>
        </w:tc>
        <w:tc>
          <w:tcPr>
            <w:tcW w:w="4395" w:type="dxa"/>
          </w:tcPr>
          <w:p w14:paraId="57D38551" w14:textId="77777777" w:rsidR="0073364B" w:rsidRPr="002730B8" w:rsidRDefault="003F0D28">
            <w:pPr>
              <w:pStyle w:val="TableParagraph"/>
              <w:spacing w:before="2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Nokia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Solutions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and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Networks</w:t>
            </w:r>
          </w:p>
        </w:tc>
        <w:tc>
          <w:tcPr>
            <w:tcW w:w="3262" w:type="dxa"/>
          </w:tcPr>
          <w:p w14:paraId="57D38552" w14:textId="77777777" w:rsidR="0073364B" w:rsidRPr="002730B8" w:rsidRDefault="003F0D28">
            <w:pPr>
              <w:pStyle w:val="TableParagraph"/>
              <w:spacing w:before="2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Plataforma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eSOC</w:t>
            </w:r>
          </w:p>
        </w:tc>
      </w:tr>
      <w:tr w:rsidR="0073364B" w:rsidRPr="002730B8" w14:paraId="57D38557" w14:textId="77777777">
        <w:trPr>
          <w:trHeight w:val="323"/>
        </w:trPr>
        <w:tc>
          <w:tcPr>
            <w:tcW w:w="1416" w:type="dxa"/>
          </w:tcPr>
          <w:p w14:paraId="57D3855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4600053593</w:t>
            </w:r>
          </w:p>
        </w:tc>
        <w:tc>
          <w:tcPr>
            <w:tcW w:w="4395" w:type="dxa"/>
          </w:tcPr>
          <w:p w14:paraId="57D3855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Nokia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Solutions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and</w:t>
            </w:r>
            <w:r w:rsidRPr="002730B8">
              <w:rPr>
                <w:spacing w:val="-2"/>
                <w:sz w:val="24"/>
                <w:szCs w:val="24"/>
              </w:rPr>
              <w:t xml:space="preserve"> Networks</w:t>
            </w:r>
          </w:p>
        </w:tc>
        <w:tc>
          <w:tcPr>
            <w:tcW w:w="3262" w:type="dxa"/>
          </w:tcPr>
          <w:p w14:paraId="57D3855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Plataforma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eSOC</w:t>
            </w:r>
          </w:p>
        </w:tc>
      </w:tr>
      <w:tr w:rsidR="0073364B" w:rsidRPr="002730B8" w14:paraId="57D3855B" w14:textId="77777777">
        <w:trPr>
          <w:trHeight w:val="323"/>
        </w:trPr>
        <w:tc>
          <w:tcPr>
            <w:tcW w:w="1416" w:type="dxa"/>
          </w:tcPr>
          <w:p w14:paraId="57D38558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4600053595</w:t>
            </w:r>
          </w:p>
        </w:tc>
        <w:tc>
          <w:tcPr>
            <w:tcW w:w="4395" w:type="dxa"/>
          </w:tcPr>
          <w:p w14:paraId="57D3855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Nokia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Solutions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and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2"/>
                <w:sz w:val="24"/>
                <w:szCs w:val="24"/>
              </w:rPr>
              <w:t>Networks</w:t>
            </w:r>
          </w:p>
        </w:tc>
        <w:tc>
          <w:tcPr>
            <w:tcW w:w="3262" w:type="dxa"/>
          </w:tcPr>
          <w:p w14:paraId="57D3855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Plataforma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eSOC</w:t>
            </w:r>
          </w:p>
        </w:tc>
      </w:tr>
      <w:tr w:rsidR="0073364B" w:rsidRPr="002730B8" w14:paraId="57D3855F" w14:textId="77777777">
        <w:trPr>
          <w:trHeight w:val="323"/>
        </w:trPr>
        <w:tc>
          <w:tcPr>
            <w:tcW w:w="1416" w:type="dxa"/>
          </w:tcPr>
          <w:p w14:paraId="57D3855C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4600054019</w:t>
            </w:r>
          </w:p>
        </w:tc>
        <w:tc>
          <w:tcPr>
            <w:tcW w:w="4395" w:type="dxa"/>
          </w:tcPr>
          <w:p w14:paraId="57D3855D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Propeg</w:t>
            </w:r>
            <w:r w:rsidRPr="002730B8">
              <w:rPr>
                <w:spacing w:val="-5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Comunicação</w:t>
            </w:r>
            <w:r w:rsidRPr="002730B8">
              <w:rPr>
                <w:spacing w:val="-4"/>
                <w:sz w:val="24"/>
                <w:szCs w:val="24"/>
              </w:rPr>
              <w:t xml:space="preserve"> S.A.</w:t>
            </w:r>
          </w:p>
        </w:tc>
        <w:tc>
          <w:tcPr>
            <w:tcW w:w="3262" w:type="dxa"/>
          </w:tcPr>
          <w:p w14:paraId="57D3855E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Mídia</w:t>
            </w:r>
          </w:p>
        </w:tc>
      </w:tr>
      <w:tr w:rsidR="0073364B" w:rsidRPr="002730B8" w14:paraId="57D38563" w14:textId="77777777">
        <w:trPr>
          <w:trHeight w:val="323"/>
        </w:trPr>
        <w:tc>
          <w:tcPr>
            <w:tcW w:w="1416" w:type="dxa"/>
          </w:tcPr>
          <w:p w14:paraId="57D38560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4600050923</w:t>
            </w:r>
          </w:p>
        </w:tc>
        <w:tc>
          <w:tcPr>
            <w:tcW w:w="4395" w:type="dxa"/>
          </w:tcPr>
          <w:p w14:paraId="57D38561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Acesso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Comunicação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Ltda</w:t>
            </w:r>
          </w:p>
        </w:tc>
        <w:tc>
          <w:tcPr>
            <w:tcW w:w="3262" w:type="dxa"/>
          </w:tcPr>
          <w:p w14:paraId="57D38562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Mídia</w:t>
            </w:r>
          </w:p>
        </w:tc>
      </w:tr>
      <w:tr w:rsidR="0073364B" w:rsidRPr="002730B8" w14:paraId="57D38567" w14:textId="77777777">
        <w:trPr>
          <w:trHeight w:val="323"/>
        </w:trPr>
        <w:tc>
          <w:tcPr>
            <w:tcW w:w="1416" w:type="dxa"/>
          </w:tcPr>
          <w:p w14:paraId="57D38564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4600050863</w:t>
            </w:r>
          </w:p>
        </w:tc>
        <w:tc>
          <w:tcPr>
            <w:tcW w:w="4395" w:type="dxa"/>
          </w:tcPr>
          <w:p w14:paraId="57D38565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Vinte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E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Dois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Publicidade</w:t>
            </w:r>
            <w:r w:rsidRPr="002730B8">
              <w:rPr>
                <w:spacing w:val="-1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Ltda</w:t>
            </w:r>
          </w:p>
        </w:tc>
        <w:tc>
          <w:tcPr>
            <w:tcW w:w="3262" w:type="dxa"/>
          </w:tcPr>
          <w:p w14:paraId="57D38566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Mídia</w:t>
            </w:r>
          </w:p>
        </w:tc>
      </w:tr>
      <w:tr w:rsidR="0073364B" w:rsidRPr="002730B8" w14:paraId="57D3856B" w14:textId="77777777">
        <w:trPr>
          <w:trHeight w:val="323"/>
        </w:trPr>
        <w:tc>
          <w:tcPr>
            <w:tcW w:w="1416" w:type="dxa"/>
          </w:tcPr>
          <w:p w14:paraId="57D38568" w14:textId="77777777" w:rsidR="0073364B" w:rsidRPr="002730B8" w:rsidRDefault="003F0D28">
            <w:pPr>
              <w:pStyle w:val="TableParagraph"/>
              <w:ind w:left="67"/>
              <w:rPr>
                <w:sz w:val="24"/>
                <w:szCs w:val="24"/>
              </w:rPr>
            </w:pPr>
            <w:r w:rsidRPr="002730B8">
              <w:rPr>
                <w:spacing w:val="-2"/>
                <w:sz w:val="24"/>
                <w:szCs w:val="24"/>
              </w:rPr>
              <w:t>4600056707</w:t>
            </w:r>
          </w:p>
        </w:tc>
        <w:tc>
          <w:tcPr>
            <w:tcW w:w="4395" w:type="dxa"/>
          </w:tcPr>
          <w:p w14:paraId="57D38569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z w:val="24"/>
                <w:szCs w:val="24"/>
              </w:rPr>
              <w:t>Telmill</w:t>
            </w:r>
            <w:r w:rsidRPr="002730B8">
              <w:rPr>
                <w:spacing w:val="-4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Brasil</w:t>
            </w:r>
            <w:r w:rsidRPr="002730B8">
              <w:rPr>
                <w:spacing w:val="-3"/>
                <w:sz w:val="24"/>
                <w:szCs w:val="24"/>
              </w:rPr>
              <w:t xml:space="preserve"> </w:t>
            </w:r>
            <w:r w:rsidRPr="002730B8">
              <w:rPr>
                <w:sz w:val="24"/>
                <w:szCs w:val="24"/>
              </w:rPr>
              <w:t>Informática</w:t>
            </w:r>
            <w:r w:rsidRPr="002730B8">
              <w:rPr>
                <w:spacing w:val="-2"/>
                <w:sz w:val="24"/>
                <w:szCs w:val="24"/>
              </w:rPr>
              <w:t xml:space="preserve"> </w:t>
            </w:r>
            <w:r w:rsidRPr="002730B8">
              <w:rPr>
                <w:spacing w:val="-4"/>
                <w:sz w:val="24"/>
                <w:szCs w:val="24"/>
              </w:rPr>
              <w:t>Ltda</w:t>
            </w:r>
          </w:p>
        </w:tc>
        <w:tc>
          <w:tcPr>
            <w:tcW w:w="3262" w:type="dxa"/>
          </w:tcPr>
          <w:p w14:paraId="57D3856A" w14:textId="77777777" w:rsidR="0073364B" w:rsidRPr="002730B8" w:rsidRDefault="003F0D28">
            <w:pPr>
              <w:pStyle w:val="TableParagraph"/>
              <w:rPr>
                <w:sz w:val="24"/>
                <w:szCs w:val="24"/>
              </w:rPr>
            </w:pPr>
            <w:r w:rsidRPr="002730B8">
              <w:rPr>
                <w:spacing w:val="-5"/>
                <w:sz w:val="24"/>
                <w:szCs w:val="24"/>
              </w:rPr>
              <w:t>ONT</w:t>
            </w:r>
          </w:p>
        </w:tc>
      </w:tr>
    </w:tbl>
    <w:p w14:paraId="57D38570" w14:textId="50359CE3" w:rsidR="0024224B" w:rsidRPr="00604712" w:rsidRDefault="0024224B">
      <w:pPr>
        <w:rPr>
          <w:sz w:val="24"/>
          <w:szCs w:val="24"/>
        </w:rPr>
      </w:pPr>
    </w:p>
    <w:p w14:paraId="33D0806A" w14:textId="77777777" w:rsidR="0024224B" w:rsidRPr="00604712" w:rsidRDefault="0024224B">
      <w:pPr>
        <w:rPr>
          <w:sz w:val="24"/>
          <w:szCs w:val="24"/>
        </w:rPr>
      </w:pPr>
      <w:r w:rsidRPr="00604712">
        <w:rPr>
          <w:sz w:val="24"/>
          <w:szCs w:val="24"/>
        </w:rPr>
        <w:br w:type="page"/>
      </w:r>
    </w:p>
    <w:p w14:paraId="067B21B6" w14:textId="1116869E" w:rsidR="0024224B" w:rsidRPr="002730B8" w:rsidRDefault="0024224B" w:rsidP="0024224B">
      <w:pPr>
        <w:spacing w:before="21"/>
        <w:ind w:left="143" w:right="3"/>
        <w:jc w:val="center"/>
        <w:rPr>
          <w:b/>
          <w:sz w:val="24"/>
          <w:szCs w:val="24"/>
        </w:rPr>
      </w:pPr>
      <w:r w:rsidRPr="002730B8">
        <w:rPr>
          <w:b/>
          <w:smallCaps/>
          <w:sz w:val="24"/>
          <w:szCs w:val="24"/>
          <w:u w:val="single"/>
        </w:rPr>
        <w:lastRenderedPageBreak/>
        <w:t>Seção</w:t>
      </w:r>
      <w:r w:rsidRPr="002730B8">
        <w:rPr>
          <w:b/>
          <w:smallCaps/>
          <w:spacing w:val="-8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D</w:t>
      </w:r>
      <w:r w:rsidRPr="002730B8">
        <w:rPr>
          <w:b/>
          <w:smallCaps/>
          <w:spacing w:val="-1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do</w:t>
      </w:r>
      <w:r w:rsidRPr="002730B8">
        <w:rPr>
          <w:b/>
          <w:smallCaps/>
          <w:spacing w:val="-3"/>
          <w:sz w:val="24"/>
          <w:szCs w:val="24"/>
          <w:u w:val="single"/>
        </w:rPr>
        <w:t xml:space="preserve"> </w:t>
      </w:r>
      <w:r w:rsidRPr="002730B8">
        <w:rPr>
          <w:b/>
          <w:smallCaps/>
          <w:sz w:val="24"/>
          <w:szCs w:val="24"/>
          <w:u w:val="single"/>
        </w:rPr>
        <w:t>Anexo</w:t>
      </w:r>
      <w:r w:rsidRPr="002730B8">
        <w:rPr>
          <w:b/>
          <w:smallCaps/>
          <w:spacing w:val="-4"/>
          <w:sz w:val="24"/>
          <w:szCs w:val="24"/>
          <w:u w:val="single"/>
        </w:rPr>
        <w:t xml:space="preserve"> </w:t>
      </w:r>
      <w:r w:rsidRPr="002730B8">
        <w:rPr>
          <w:b/>
          <w:smallCaps/>
          <w:spacing w:val="-2"/>
          <w:sz w:val="24"/>
          <w:szCs w:val="24"/>
          <w:u w:val="single"/>
        </w:rPr>
        <w:t>5.2.1(i)</w:t>
      </w:r>
    </w:p>
    <w:p w14:paraId="3CC8F731" w14:textId="54DA130C" w:rsidR="0024224B" w:rsidRPr="002730B8" w:rsidRDefault="0024224B" w:rsidP="0024224B">
      <w:pPr>
        <w:spacing w:before="1"/>
        <w:ind w:left="143" w:right="4"/>
        <w:jc w:val="center"/>
        <w:rPr>
          <w:b/>
          <w:sz w:val="24"/>
          <w:szCs w:val="24"/>
        </w:rPr>
      </w:pPr>
      <w:r w:rsidRPr="002730B8">
        <w:rPr>
          <w:b/>
          <w:sz w:val="24"/>
          <w:szCs w:val="24"/>
        </w:rPr>
        <w:t>Acervo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Líquido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Contábil</w:t>
      </w:r>
      <w:r w:rsidRPr="002730B8">
        <w:rPr>
          <w:b/>
          <w:spacing w:val="-3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do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Ativo</w:t>
      </w:r>
      <w:r w:rsidRPr="002730B8">
        <w:rPr>
          <w:b/>
          <w:spacing w:val="-2"/>
          <w:sz w:val="24"/>
          <w:szCs w:val="24"/>
        </w:rPr>
        <w:t xml:space="preserve"> </w:t>
      </w:r>
      <w:r w:rsidRPr="002730B8">
        <w:rPr>
          <w:b/>
          <w:sz w:val="24"/>
          <w:szCs w:val="24"/>
        </w:rPr>
        <w:t>Fixo -</w:t>
      </w:r>
      <w:r w:rsidRPr="002730B8">
        <w:rPr>
          <w:b/>
          <w:spacing w:val="-2"/>
          <w:sz w:val="24"/>
          <w:szCs w:val="24"/>
        </w:rPr>
        <w:t xml:space="preserve"> </w:t>
      </w:r>
      <w:r w:rsidR="003E6124">
        <w:rPr>
          <w:b/>
          <w:spacing w:val="-2"/>
          <w:sz w:val="24"/>
          <w:szCs w:val="24"/>
        </w:rPr>
        <w:t>Dez</w:t>
      </w:r>
      <w:r w:rsidRPr="002730B8">
        <w:rPr>
          <w:b/>
          <w:spacing w:val="-2"/>
          <w:sz w:val="24"/>
          <w:szCs w:val="24"/>
        </w:rPr>
        <w:t>/2023</w:t>
      </w:r>
    </w:p>
    <w:p w14:paraId="04BFF5DC" w14:textId="77777777" w:rsidR="0024224B" w:rsidRPr="00604712" w:rsidRDefault="0024224B" w:rsidP="0024224B">
      <w:pPr>
        <w:pStyle w:val="Corpodetexto"/>
        <w:rPr>
          <w:b/>
          <w:sz w:val="24"/>
          <w:szCs w:val="24"/>
        </w:rPr>
      </w:pPr>
    </w:p>
    <w:tbl>
      <w:tblPr>
        <w:tblStyle w:val="TableNormal"/>
        <w:tblW w:w="0" w:type="auto"/>
        <w:tblInd w:w="1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2141"/>
        <w:gridCol w:w="2120"/>
      </w:tblGrid>
      <w:tr w:rsidR="003E6124" w:rsidRPr="00CF1EF9" w14:paraId="57B089E0" w14:textId="77777777" w:rsidTr="0062037D">
        <w:trPr>
          <w:trHeight w:val="647"/>
        </w:trPr>
        <w:tc>
          <w:tcPr>
            <w:tcW w:w="2608" w:type="dxa"/>
            <w:shd w:val="clear" w:color="auto" w:fill="D0CECE"/>
          </w:tcPr>
          <w:p w14:paraId="7785C78B" w14:textId="77777777" w:rsidR="003E6124" w:rsidRPr="00CF1EF9" w:rsidRDefault="003E6124" w:rsidP="0062037D">
            <w:pPr>
              <w:pStyle w:val="TableParagraph"/>
              <w:spacing w:before="163" w:line="240" w:lineRule="auto"/>
              <w:ind w:left="8"/>
              <w:jc w:val="center"/>
              <w:rPr>
                <w:b/>
                <w:sz w:val="24"/>
                <w:szCs w:val="24"/>
              </w:rPr>
            </w:pPr>
            <w:r w:rsidRPr="00CF1EF9">
              <w:rPr>
                <w:b/>
                <w:sz w:val="24"/>
                <w:szCs w:val="24"/>
              </w:rPr>
              <w:t>Categoria</w:t>
            </w:r>
            <w:r w:rsidRPr="00CF1EF9">
              <w:rPr>
                <w:b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2141" w:type="dxa"/>
            <w:shd w:val="clear" w:color="auto" w:fill="D0CECE"/>
          </w:tcPr>
          <w:p w14:paraId="62450F70" w14:textId="77777777" w:rsidR="003E6124" w:rsidRPr="00CF1EF9" w:rsidRDefault="003E6124" w:rsidP="0062037D">
            <w:pPr>
              <w:pStyle w:val="TableParagraph"/>
              <w:spacing w:before="163" w:line="240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 w:rsidRPr="00CF1EF9">
              <w:rPr>
                <w:b/>
                <w:sz w:val="24"/>
                <w:szCs w:val="24"/>
              </w:rPr>
              <w:t>Sub</w:t>
            </w:r>
            <w:r w:rsidRPr="00CF1EF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F1EF9">
              <w:rPr>
                <w:b/>
                <w:spacing w:val="-2"/>
                <w:sz w:val="24"/>
                <w:szCs w:val="24"/>
              </w:rPr>
              <w:t>Categoria</w:t>
            </w:r>
          </w:p>
        </w:tc>
        <w:tc>
          <w:tcPr>
            <w:tcW w:w="2120" w:type="dxa"/>
            <w:shd w:val="clear" w:color="auto" w:fill="D0CECE"/>
          </w:tcPr>
          <w:p w14:paraId="0E6E23EB" w14:textId="77777777" w:rsidR="003E6124" w:rsidRPr="00CF1EF9" w:rsidRDefault="003E6124" w:rsidP="0062037D">
            <w:pPr>
              <w:pStyle w:val="TableParagraph"/>
              <w:spacing w:line="240" w:lineRule="auto"/>
              <w:ind w:left="242"/>
              <w:rPr>
                <w:b/>
                <w:sz w:val="24"/>
                <w:szCs w:val="24"/>
              </w:rPr>
            </w:pPr>
            <w:r w:rsidRPr="00CF1EF9">
              <w:rPr>
                <w:b/>
                <w:sz w:val="24"/>
                <w:szCs w:val="24"/>
              </w:rPr>
              <w:t>Valor</w:t>
            </w:r>
            <w:r w:rsidRPr="00CF1EF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CF1EF9">
              <w:rPr>
                <w:b/>
                <w:spacing w:val="-2"/>
                <w:sz w:val="24"/>
                <w:szCs w:val="24"/>
              </w:rPr>
              <w:t>Contábil</w:t>
            </w:r>
          </w:p>
          <w:p w14:paraId="326494E3" w14:textId="77777777" w:rsidR="003E6124" w:rsidRPr="00CF1EF9" w:rsidRDefault="003E6124" w:rsidP="0062037D">
            <w:pPr>
              <w:pStyle w:val="TableParagraph"/>
              <w:ind w:left="362"/>
              <w:rPr>
                <w:b/>
                <w:sz w:val="24"/>
                <w:szCs w:val="24"/>
              </w:rPr>
            </w:pPr>
            <w:r w:rsidRPr="00CF1EF9">
              <w:rPr>
                <w:b/>
                <w:sz w:val="24"/>
                <w:szCs w:val="24"/>
              </w:rPr>
              <w:t>(R$</w:t>
            </w:r>
            <w:r w:rsidRPr="00CF1EF9">
              <w:rPr>
                <w:b/>
                <w:spacing w:val="-2"/>
                <w:sz w:val="24"/>
                <w:szCs w:val="24"/>
              </w:rPr>
              <w:t xml:space="preserve"> milhões)</w:t>
            </w:r>
          </w:p>
        </w:tc>
      </w:tr>
      <w:tr w:rsidR="003E6124" w:rsidRPr="00CF1EF9" w14:paraId="18C3F016" w14:textId="77777777" w:rsidTr="0062037D">
        <w:trPr>
          <w:trHeight w:val="436"/>
        </w:trPr>
        <w:tc>
          <w:tcPr>
            <w:tcW w:w="2608" w:type="dxa"/>
            <w:vMerge w:val="restart"/>
          </w:tcPr>
          <w:p w14:paraId="2AA6462B" w14:textId="77777777" w:rsidR="003E6124" w:rsidRPr="00CF1EF9" w:rsidRDefault="003E6124" w:rsidP="0062037D">
            <w:pPr>
              <w:pStyle w:val="TableParagraph"/>
              <w:spacing w:before="256" w:line="240" w:lineRule="auto"/>
              <w:ind w:left="551"/>
              <w:rPr>
                <w:sz w:val="24"/>
                <w:szCs w:val="24"/>
              </w:rPr>
            </w:pPr>
            <w:r w:rsidRPr="00CF1EF9">
              <w:rPr>
                <w:spacing w:val="-2"/>
                <w:sz w:val="24"/>
                <w:szCs w:val="24"/>
              </w:rPr>
              <w:t>Equipamento</w:t>
            </w:r>
          </w:p>
        </w:tc>
        <w:tc>
          <w:tcPr>
            <w:tcW w:w="2141" w:type="dxa"/>
          </w:tcPr>
          <w:p w14:paraId="47DEB9C2" w14:textId="77777777" w:rsidR="003E6124" w:rsidRPr="00CF1EF9" w:rsidRDefault="003E6124" w:rsidP="0062037D">
            <w:pPr>
              <w:pStyle w:val="TableParagraph"/>
              <w:spacing w:before="55" w:line="240" w:lineRule="auto"/>
              <w:ind w:left="9" w:right="2"/>
              <w:jc w:val="center"/>
              <w:rPr>
                <w:sz w:val="24"/>
                <w:szCs w:val="24"/>
              </w:rPr>
            </w:pPr>
            <w:r w:rsidRPr="00CF1EF9">
              <w:rPr>
                <w:spacing w:val="-5"/>
                <w:sz w:val="24"/>
                <w:szCs w:val="24"/>
              </w:rPr>
              <w:t>ONT</w:t>
            </w:r>
          </w:p>
        </w:tc>
        <w:tc>
          <w:tcPr>
            <w:tcW w:w="2120" w:type="dxa"/>
          </w:tcPr>
          <w:p w14:paraId="46893506" w14:textId="77777777" w:rsidR="003E6124" w:rsidRPr="00CF1EF9" w:rsidRDefault="003E6124" w:rsidP="0062037D">
            <w:pPr>
              <w:pStyle w:val="TableParagraph"/>
              <w:spacing w:before="55" w:line="240" w:lineRule="auto"/>
              <w:ind w:left="6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1.010,59</w:t>
            </w:r>
          </w:p>
        </w:tc>
      </w:tr>
      <w:tr w:rsidR="003E6124" w:rsidRPr="00CF1EF9" w14:paraId="75E40589" w14:textId="77777777" w:rsidTr="0062037D">
        <w:trPr>
          <w:trHeight w:val="388"/>
        </w:trPr>
        <w:tc>
          <w:tcPr>
            <w:tcW w:w="2608" w:type="dxa"/>
            <w:vMerge/>
            <w:tcBorders>
              <w:top w:val="nil"/>
            </w:tcBorders>
          </w:tcPr>
          <w:p w14:paraId="2FDE4BB8" w14:textId="77777777" w:rsidR="003E6124" w:rsidRPr="00CF1EF9" w:rsidRDefault="003E6124" w:rsidP="0062037D">
            <w:pPr>
              <w:rPr>
                <w:sz w:val="24"/>
                <w:szCs w:val="24"/>
              </w:rPr>
            </w:pPr>
          </w:p>
        </w:tc>
        <w:tc>
          <w:tcPr>
            <w:tcW w:w="2141" w:type="dxa"/>
          </w:tcPr>
          <w:p w14:paraId="7E0B8F82" w14:textId="77777777" w:rsidR="003E6124" w:rsidRPr="00CF1EF9" w:rsidRDefault="003E6124" w:rsidP="0062037D">
            <w:pPr>
              <w:pStyle w:val="TableParagraph"/>
              <w:spacing w:before="33" w:line="240" w:lineRule="auto"/>
              <w:ind w:left="9" w:right="6"/>
              <w:jc w:val="center"/>
              <w:rPr>
                <w:sz w:val="24"/>
                <w:szCs w:val="24"/>
              </w:rPr>
            </w:pPr>
            <w:r w:rsidRPr="00CF1EF9">
              <w:rPr>
                <w:sz w:val="24"/>
                <w:szCs w:val="24"/>
              </w:rPr>
              <w:t>Mesh</w:t>
            </w:r>
            <w:r w:rsidRPr="00CF1EF9">
              <w:rPr>
                <w:spacing w:val="-2"/>
                <w:sz w:val="24"/>
                <w:szCs w:val="24"/>
              </w:rPr>
              <w:t xml:space="preserve"> </w:t>
            </w:r>
            <w:r w:rsidRPr="00CF1EF9">
              <w:rPr>
                <w:sz w:val="24"/>
                <w:szCs w:val="24"/>
              </w:rPr>
              <w:t>/</w:t>
            </w:r>
            <w:r w:rsidRPr="00CF1EF9">
              <w:rPr>
                <w:spacing w:val="-1"/>
                <w:sz w:val="24"/>
                <w:szCs w:val="24"/>
              </w:rPr>
              <w:t xml:space="preserve"> </w:t>
            </w:r>
            <w:r w:rsidRPr="00CF1EF9">
              <w:rPr>
                <w:spacing w:val="-4"/>
                <w:sz w:val="24"/>
                <w:szCs w:val="24"/>
              </w:rPr>
              <w:t>FTTR</w:t>
            </w:r>
          </w:p>
        </w:tc>
        <w:tc>
          <w:tcPr>
            <w:tcW w:w="2120" w:type="dxa"/>
          </w:tcPr>
          <w:p w14:paraId="1C8D5AE0" w14:textId="77777777" w:rsidR="003E6124" w:rsidRPr="00CF1EF9" w:rsidRDefault="003E6124" w:rsidP="0062037D">
            <w:pPr>
              <w:pStyle w:val="TableParagraph"/>
              <w:spacing w:before="33" w:line="240" w:lineRule="auto"/>
              <w:ind w:left="68" w:right="2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5,52</w:t>
            </w:r>
          </w:p>
        </w:tc>
      </w:tr>
      <w:tr w:rsidR="003E6124" w:rsidRPr="00CF1EF9" w14:paraId="3FB444C7" w14:textId="77777777" w:rsidTr="0062037D">
        <w:trPr>
          <w:trHeight w:val="20"/>
        </w:trPr>
        <w:tc>
          <w:tcPr>
            <w:tcW w:w="2608" w:type="dxa"/>
            <w:vMerge w:val="restart"/>
            <w:vAlign w:val="center"/>
          </w:tcPr>
          <w:p w14:paraId="47B54185" w14:textId="77777777" w:rsidR="003E6124" w:rsidRPr="00CF1EF9" w:rsidRDefault="003E6124" w:rsidP="0062037D">
            <w:pPr>
              <w:pStyle w:val="TableParagraph"/>
              <w:spacing w:before="295" w:line="240" w:lineRule="auto"/>
              <w:ind w:left="683"/>
              <w:rPr>
                <w:sz w:val="24"/>
                <w:szCs w:val="24"/>
              </w:rPr>
            </w:pPr>
            <w:r w:rsidRPr="00CF1EF9">
              <w:rPr>
                <w:spacing w:val="-2"/>
                <w:sz w:val="24"/>
                <w:szCs w:val="24"/>
              </w:rPr>
              <w:t>Plataforma</w:t>
            </w:r>
          </w:p>
        </w:tc>
        <w:tc>
          <w:tcPr>
            <w:tcW w:w="2141" w:type="dxa"/>
          </w:tcPr>
          <w:p w14:paraId="0F9F62C3" w14:textId="77777777" w:rsidR="003E6124" w:rsidRPr="00CF1EF9" w:rsidRDefault="003E6124" w:rsidP="0062037D">
            <w:pPr>
              <w:pStyle w:val="TableParagraph"/>
              <w:spacing w:before="64" w:line="240" w:lineRule="auto"/>
              <w:ind w:left="9"/>
              <w:jc w:val="center"/>
              <w:rPr>
                <w:sz w:val="24"/>
                <w:szCs w:val="24"/>
              </w:rPr>
            </w:pPr>
            <w:r w:rsidRPr="00CF1EF9">
              <w:rPr>
                <w:spacing w:val="-4"/>
                <w:sz w:val="24"/>
                <w:szCs w:val="24"/>
              </w:rPr>
              <w:t>eSoc</w:t>
            </w:r>
          </w:p>
        </w:tc>
        <w:tc>
          <w:tcPr>
            <w:tcW w:w="2120" w:type="dxa"/>
          </w:tcPr>
          <w:p w14:paraId="709C8557" w14:textId="77777777" w:rsidR="003E6124" w:rsidRPr="00CF1EF9" w:rsidRDefault="003E6124" w:rsidP="0062037D">
            <w:pPr>
              <w:pStyle w:val="TableParagraph"/>
              <w:spacing w:before="64" w:line="240" w:lineRule="auto"/>
              <w:ind w:left="68" w:right="2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115,88</w:t>
            </w:r>
          </w:p>
        </w:tc>
      </w:tr>
      <w:tr w:rsidR="003E6124" w:rsidRPr="00CF1EF9" w14:paraId="4310CB6A" w14:textId="77777777" w:rsidTr="0062037D">
        <w:trPr>
          <w:trHeight w:val="450"/>
        </w:trPr>
        <w:tc>
          <w:tcPr>
            <w:tcW w:w="2608" w:type="dxa"/>
            <w:vMerge/>
          </w:tcPr>
          <w:p w14:paraId="01BF6EF9" w14:textId="77777777" w:rsidR="003E6124" w:rsidRPr="00CF1EF9" w:rsidRDefault="003E6124" w:rsidP="0062037D">
            <w:pPr>
              <w:rPr>
                <w:sz w:val="24"/>
                <w:szCs w:val="24"/>
              </w:rPr>
            </w:pPr>
          </w:p>
        </w:tc>
        <w:tc>
          <w:tcPr>
            <w:tcW w:w="2141" w:type="dxa"/>
          </w:tcPr>
          <w:p w14:paraId="2810F06B" w14:textId="77777777" w:rsidR="003E6124" w:rsidRPr="00CF1EF9" w:rsidRDefault="003E6124" w:rsidP="0062037D">
            <w:pPr>
              <w:pStyle w:val="TableParagraph"/>
              <w:spacing w:before="62" w:line="240" w:lineRule="auto"/>
              <w:ind w:left="9" w:right="3"/>
              <w:jc w:val="center"/>
              <w:rPr>
                <w:sz w:val="24"/>
                <w:szCs w:val="24"/>
              </w:rPr>
            </w:pPr>
            <w:r w:rsidRPr="00CF1EF9">
              <w:rPr>
                <w:spacing w:val="-4"/>
                <w:sz w:val="24"/>
                <w:szCs w:val="24"/>
              </w:rPr>
              <w:t>NWCC</w:t>
            </w:r>
          </w:p>
        </w:tc>
        <w:tc>
          <w:tcPr>
            <w:tcW w:w="2120" w:type="dxa"/>
          </w:tcPr>
          <w:p w14:paraId="2CE407ED" w14:textId="77777777" w:rsidR="003E6124" w:rsidRPr="00CF1EF9" w:rsidRDefault="003E6124" w:rsidP="0062037D">
            <w:pPr>
              <w:pStyle w:val="TableParagraph"/>
              <w:spacing w:before="62" w:line="240" w:lineRule="auto"/>
              <w:ind w:left="68" w:right="60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7,34</w:t>
            </w:r>
          </w:p>
        </w:tc>
      </w:tr>
      <w:tr w:rsidR="003E6124" w:rsidRPr="00CF1EF9" w14:paraId="11527320" w14:textId="77777777" w:rsidTr="0062037D">
        <w:trPr>
          <w:trHeight w:val="450"/>
        </w:trPr>
        <w:tc>
          <w:tcPr>
            <w:tcW w:w="2608" w:type="dxa"/>
            <w:vMerge/>
          </w:tcPr>
          <w:p w14:paraId="765883D0" w14:textId="77777777" w:rsidR="003E6124" w:rsidRPr="00CF1EF9" w:rsidRDefault="003E6124" w:rsidP="0062037D">
            <w:pPr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3CC5A864" w14:textId="77777777" w:rsidR="003E6124" w:rsidRPr="001E0781" w:rsidRDefault="003E6124" w:rsidP="0062037D">
            <w:pPr>
              <w:pStyle w:val="TableParagraph"/>
              <w:spacing w:before="62" w:line="240" w:lineRule="auto"/>
              <w:ind w:left="9" w:right="3"/>
              <w:jc w:val="center"/>
              <w:rPr>
                <w:spacing w:val="-4"/>
                <w:sz w:val="24"/>
                <w:szCs w:val="24"/>
              </w:rPr>
            </w:pPr>
            <w:r w:rsidRPr="001E0781">
              <w:rPr>
                <w:spacing w:val="-4"/>
                <w:sz w:val="24"/>
                <w:szCs w:val="24"/>
              </w:rPr>
              <w:t>SmartWifi</w:t>
            </w:r>
          </w:p>
        </w:tc>
        <w:tc>
          <w:tcPr>
            <w:tcW w:w="2120" w:type="dxa"/>
            <w:shd w:val="clear" w:color="auto" w:fill="auto"/>
          </w:tcPr>
          <w:p w14:paraId="05D9D87A" w14:textId="77777777" w:rsidR="003E6124" w:rsidRPr="001E0781" w:rsidDel="00A24D36" w:rsidRDefault="003E6124" w:rsidP="0062037D">
            <w:pPr>
              <w:pStyle w:val="TableParagraph"/>
              <w:spacing w:before="62" w:line="240" w:lineRule="auto"/>
              <w:ind w:left="68" w:right="60"/>
              <w:jc w:val="center"/>
              <w:rPr>
                <w:spacing w:val="-4"/>
                <w:sz w:val="24"/>
                <w:szCs w:val="24"/>
              </w:rPr>
            </w:pPr>
            <w:r w:rsidRPr="001E0781">
              <w:rPr>
                <w:spacing w:val="-4"/>
                <w:sz w:val="24"/>
                <w:szCs w:val="24"/>
              </w:rPr>
              <w:t>1,67</w:t>
            </w:r>
          </w:p>
        </w:tc>
      </w:tr>
      <w:tr w:rsidR="003E6124" w:rsidRPr="00CF1EF9" w14:paraId="351459ED" w14:textId="77777777" w:rsidTr="0062037D">
        <w:trPr>
          <w:trHeight w:val="450"/>
        </w:trPr>
        <w:tc>
          <w:tcPr>
            <w:tcW w:w="2608" w:type="dxa"/>
            <w:vMerge/>
          </w:tcPr>
          <w:p w14:paraId="23174BF2" w14:textId="77777777" w:rsidR="003E6124" w:rsidRPr="00CF1EF9" w:rsidRDefault="003E6124" w:rsidP="0062037D">
            <w:pPr>
              <w:rPr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auto"/>
          </w:tcPr>
          <w:p w14:paraId="4FC95B07" w14:textId="77777777" w:rsidR="003E6124" w:rsidRPr="001E0781" w:rsidRDefault="003E6124" w:rsidP="0062037D">
            <w:pPr>
              <w:pStyle w:val="TableParagraph"/>
              <w:spacing w:before="62" w:line="240" w:lineRule="auto"/>
              <w:ind w:left="9" w:right="3"/>
              <w:jc w:val="center"/>
              <w:rPr>
                <w:spacing w:val="-4"/>
                <w:sz w:val="24"/>
                <w:szCs w:val="24"/>
              </w:rPr>
            </w:pPr>
            <w:r w:rsidRPr="001E0781">
              <w:rPr>
                <w:spacing w:val="-4"/>
                <w:sz w:val="24"/>
                <w:szCs w:val="24"/>
              </w:rPr>
              <w:t>Dataminer OSS</w:t>
            </w:r>
          </w:p>
        </w:tc>
        <w:tc>
          <w:tcPr>
            <w:tcW w:w="2120" w:type="dxa"/>
            <w:shd w:val="clear" w:color="auto" w:fill="auto"/>
          </w:tcPr>
          <w:p w14:paraId="7AB60CC2" w14:textId="77777777" w:rsidR="003E6124" w:rsidRPr="001E0781" w:rsidDel="00A24D36" w:rsidRDefault="003E6124" w:rsidP="0062037D">
            <w:pPr>
              <w:pStyle w:val="TableParagraph"/>
              <w:spacing w:before="62" w:line="240" w:lineRule="auto"/>
              <w:ind w:left="68" w:right="60"/>
              <w:jc w:val="center"/>
              <w:rPr>
                <w:spacing w:val="-4"/>
                <w:sz w:val="24"/>
                <w:szCs w:val="24"/>
              </w:rPr>
            </w:pPr>
            <w:r w:rsidRPr="001E0781">
              <w:rPr>
                <w:spacing w:val="-4"/>
                <w:sz w:val="24"/>
                <w:szCs w:val="24"/>
              </w:rPr>
              <w:t>18,45</w:t>
            </w:r>
          </w:p>
        </w:tc>
      </w:tr>
      <w:tr w:rsidR="003E6124" w:rsidRPr="00CF1EF9" w14:paraId="05DA43F3" w14:textId="77777777" w:rsidTr="0062037D">
        <w:trPr>
          <w:trHeight w:val="419"/>
        </w:trPr>
        <w:tc>
          <w:tcPr>
            <w:tcW w:w="2608" w:type="dxa"/>
          </w:tcPr>
          <w:p w14:paraId="68CA9EDB" w14:textId="77777777" w:rsidR="003E6124" w:rsidRPr="00CF1EF9" w:rsidRDefault="003E6124" w:rsidP="0062037D">
            <w:pPr>
              <w:pStyle w:val="TableParagraph"/>
              <w:spacing w:before="48" w:line="240" w:lineRule="auto"/>
              <w:ind w:left="8" w:right="1"/>
              <w:jc w:val="center"/>
              <w:rPr>
                <w:sz w:val="24"/>
                <w:szCs w:val="24"/>
              </w:rPr>
            </w:pPr>
            <w:r w:rsidRPr="00CF1EF9">
              <w:rPr>
                <w:spacing w:val="-2"/>
                <w:sz w:val="24"/>
                <w:szCs w:val="24"/>
              </w:rPr>
              <w:t>Sistemas</w:t>
            </w:r>
          </w:p>
        </w:tc>
        <w:tc>
          <w:tcPr>
            <w:tcW w:w="2141" w:type="dxa"/>
          </w:tcPr>
          <w:p w14:paraId="403D1585" w14:textId="77777777" w:rsidR="003E6124" w:rsidRPr="00CF1EF9" w:rsidRDefault="003E6124" w:rsidP="0062037D">
            <w:pPr>
              <w:pStyle w:val="TableParagraph"/>
              <w:spacing w:before="48" w:line="240" w:lineRule="auto"/>
              <w:ind w:left="9" w:right="2"/>
              <w:jc w:val="center"/>
              <w:rPr>
                <w:sz w:val="24"/>
                <w:szCs w:val="24"/>
              </w:rPr>
            </w:pPr>
            <w:r w:rsidRPr="00CF1EF9">
              <w:rPr>
                <w:spacing w:val="-2"/>
                <w:sz w:val="24"/>
                <w:szCs w:val="24"/>
              </w:rPr>
              <w:t>Sistemas</w:t>
            </w:r>
          </w:p>
        </w:tc>
        <w:tc>
          <w:tcPr>
            <w:tcW w:w="2120" w:type="dxa"/>
          </w:tcPr>
          <w:p w14:paraId="026F609E" w14:textId="77777777" w:rsidR="003E6124" w:rsidRPr="00CF1EF9" w:rsidRDefault="003E6124" w:rsidP="0062037D">
            <w:pPr>
              <w:pStyle w:val="TableParagraph"/>
              <w:spacing w:before="48" w:line="240" w:lineRule="auto"/>
              <w:ind w:left="68" w:right="2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8,17</w:t>
            </w:r>
          </w:p>
        </w:tc>
      </w:tr>
    </w:tbl>
    <w:p w14:paraId="2A541A68" w14:textId="77777777" w:rsidR="003E6124" w:rsidRPr="00604712" w:rsidRDefault="003E6124" w:rsidP="0024224B">
      <w:pPr>
        <w:pStyle w:val="Corpodetexto"/>
        <w:spacing w:before="105" w:after="1"/>
        <w:rPr>
          <w:b/>
          <w:sz w:val="24"/>
          <w:szCs w:val="24"/>
        </w:rPr>
      </w:pPr>
    </w:p>
    <w:tbl>
      <w:tblPr>
        <w:tblStyle w:val="TableNormal"/>
        <w:tblW w:w="0" w:type="auto"/>
        <w:tblInd w:w="1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0"/>
        <w:gridCol w:w="2141"/>
        <w:gridCol w:w="2120"/>
      </w:tblGrid>
      <w:tr w:rsidR="0024224B" w:rsidRPr="002730B8" w14:paraId="3C0C7FA8" w14:textId="77777777" w:rsidTr="002E0F60">
        <w:trPr>
          <w:trHeight w:val="647"/>
          <w:del w:id="510" w:author="V.tal" w:date="2024-04-15T18:47:00Z"/>
        </w:trPr>
        <w:tc>
          <w:tcPr>
            <w:tcW w:w="2540" w:type="dxa"/>
            <w:shd w:val="clear" w:color="auto" w:fill="D0CECE"/>
          </w:tcPr>
          <w:p w14:paraId="40294CD5" w14:textId="77777777" w:rsidR="0024224B" w:rsidRPr="002730B8" w:rsidRDefault="0024224B" w:rsidP="002E0F60">
            <w:pPr>
              <w:pStyle w:val="TableParagraph"/>
              <w:spacing w:before="163" w:line="240" w:lineRule="auto"/>
              <w:ind w:left="8"/>
              <w:jc w:val="center"/>
              <w:rPr>
                <w:del w:id="511" w:author="V.tal" w:date="2024-04-15T18:47:00Z"/>
                <w:b/>
                <w:sz w:val="24"/>
                <w:szCs w:val="24"/>
              </w:rPr>
            </w:pPr>
          </w:p>
        </w:tc>
        <w:tc>
          <w:tcPr>
            <w:tcW w:w="2141" w:type="dxa"/>
            <w:shd w:val="clear" w:color="auto" w:fill="D0CECE"/>
          </w:tcPr>
          <w:p w14:paraId="0B7562B8" w14:textId="77777777" w:rsidR="0024224B" w:rsidRPr="002730B8" w:rsidRDefault="0024224B" w:rsidP="002E0F60">
            <w:pPr>
              <w:pStyle w:val="TableParagraph"/>
              <w:spacing w:before="163" w:line="240" w:lineRule="auto"/>
              <w:ind w:left="9" w:right="3"/>
              <w:jc w:val="center"/>
              <w:rPr>
                <w:del w:id="512" w:author="V.tal" w:date="2024-04-15T18:47:00Z"/>
                <w:b/>
                <w:sz w:val="24"/>
                <w:szCs w:val="24"/>
              </w:rPr>
            </w:pPr>
          </w:p>
        </w:tc>
        <w:tc>
          <w:tcPr>
            <w:tcW w:w="2120" w:type="dxa"/>
            <w:shd w:val="clear" w:color="auto" w:fill="D0CECE"/>
          </w:tcPr>
          <w:p w14:paraId="3158F06E" w14:textId="77777777" w:rsidR="0024224B" w:rsidRPr="002730B8" w:rsidRDefault="0024224B" w:rsidP="002E0F60">
            <w:pPr>
              <w:pStyle w:val="TableParagraph"/>
              <w:ind w:left="362"/>
              <w:rPr>
                <w:del w:id="513" w:author="V.tal" w:date="2024-04-15T18:47:00Z"/>
                <w:b/>
                <w:sz w:val="24"/>
                <w:szCs w:val="24"/>
              </w:rPr>
            </w:pPr>
          </w:p>
        </w:tc>
      </w:tr>
      <w:tr w:rsidR="0024224B" w:rsidRPr="002730B8" w14:paraId="68FE09CD" w14:textId="77777777" w:rsidTr="002E0F60">
        <w:trPr>
          <w:trHeight w:val="436"/>
          <w:del w:id="514" w:author="V.tal" w:date="2024-04-15T18:47:00Z"/>
        </w:trPr>
        <w:tc>
          <w:tcPr>
            <w:tcW w:w="2540" w:type="dxa"/>
            <w:vMerge w:val="restart"/>
          </w:tcPr>
          <w:p w14:paraId="468A25C0" w14:textId="77777777" w:rsidR="0024224B" w:rsidRPr="002730B8" w:rsidRDefault="0024224B" w:rsidP="002E0F60">
            <w:pPr>
              <w:pStyle w:val="TableParagraph"/>
              <w:spacing w:before="256" w:line="240" w:lineRule="auto"/>
              <w:ind w:left="551"/>
              <w:rPr>
                <w:del w:id="515" w:author="V.tal" w:date="2024-04-15T18:47:00Z"/>
                <w:sz w:val="24"/>
                <w:szCs w:val="24"/>
              </w:rPr>
            </w:pPr>
          </w:p>
        </w:tc>
        <w:tc>
          <w:tcPr>
            <w:tcW w:w="2141" w:type="dxa"/>
          </w:tcPr>
          <w:p w14:paraId="3CD708CC" w14:textId="77777777" w:rsidR="0024224B" w:rsidRPr="002730B8" w:rsidRDefault="0024224B" w:rsidP="002E0F60">
            <w:pPr>
              <w:pStyle w:val="TableParagraph"/>
              <w:spacing w:before="55" w:line="240" w:lineRule="auto"/>
              <w:ind w:left="9" w:right="2"/>
              <w:jc w:val="center"/>
              <w:rPr>
                <w:del w:id="516" w:author="V.tal" w:date="2024-04-15T18:47:00Z"/>
                <w:sz w:val="24"/>
                <w:szCs w:val="24"/>
              </w:rPr>
            </w:pPr>
          </w:p>
        </w:tc>
        <w:tc>
          <w:tcPr>
            <w:tcW w:w="2120" w:type="dxa"/>
          </w:tcPr>
          <w:p w14:paraId="20794FFB" w14:textId="77777777" w:rsidR="0024224B" w:rsidRPr="002730B8" w:rsidRDefault="0024224B" w:rsidP="002E0F60">
            <w:pPr>
              <w:pStyle w:val="TableParagraph"/>
              <w:spacing w:before="55" w:line="240" w:lineRule="auto"/>
              <w:ind w:left="68"/>
              <w:jc w:val="center"/>
              <w:rPr>
                <w:del w:id="517" w:author="V.tal" w:date="2024-04-15T18:47:00Z"/>
                <w:sz w:val="24"/>
                <w:szCs w:val="24"/>
              </w:rPr>
            </w:pPr>
          </w:p>
        </w:tc>
      </w:tr>
      <w:tr w:rsidR="0024224B" w:rsidRPr="002730B8" w14:paraId="4C5626CC" w14:textId="77777777" w:rsidTr="002E0F60">
        <w:trPr>
          <w:trHeight w:val="388"/>
          <w:del w:id="518" w:author="V.tal" w:date="2024-04-15T18:47:00Z"/>
        </w:trPr>
        <w:tc>
          <w:tcPr>
            <w:tcW w:w="2540" w:type="dxa"/>
            <w:vMerge/>
            <w:tcBorders>
              <w:top w:val="nil"/>
            </w:tcBorders>
          </w:tcPr>
          <w:p w14:paraId="74CAF175" w14:textId="77777777" w:rsidR="0024224B" w:rsidRPr="00604712" w:rsidRDefault="0024224B" w:rsidP="002E0F60">
            <w:pPr>
              <w:rPr>
                <w:del w:id="519" w:author="V.tal" w:date="2024-04-15T18:47:00Z"/>
                <w:sz w:val="24"/>
                <w:szCs w:val="24"/>
              </w:rPr>
            </w:pPr>
          </w:p>
        </w:tc>
        <w:tc>
          <w:tcPr>
            <w:tcW w:w="2141" w:type="dxa"/>
          </w:tcPr>
          <w:p w14:paraId="289E1C9A" w14:textId="77777777" w:rsidR="0024224B" w:rsidRPr="002730B8" w:rsidRDefault="0024224B" w:rsidP="002E0F60">
            <w:pPr>
              <w:pStyle w:val="TableParagraph"/>
              <w:spacing w:before="33" w:line="240" w:lineRule="auto"/>
              <w:ind w:left="9" w:right="6"/>
              <w:jc w:val="center"/>
              <w:rPr>
                <w:del w:id="520" w:author="V.tal" w:date="2024-04-15T18:47:00Z"/>
                <w:sz w:val="24"/>
                <w:szCs w:val="24"/>
              </w:rPr>
            </w:pPr>
          </w:p>
        </w:tc>
        <w:tc>
          <w:tcPr>
            <w:tcW w:w="2120" w:type="dxa"/>
          </w:tcPr>
          <w:p w14:paraId="54BC069A" w14:textId="77777777" w:rsidR="0024224B" w:rsidRPr="002730B8" w:rsidRDefault="0024224B" w:rsidP="002E0F60">
            <w:pPr>
              <w:pStyle w:val="TableParagraph"/>
              <w:spacing w:before="33" w:line="240" w:lineRule="auto"/>
              <w:ind w:left="68" w:right="2"/>
              <w:jc w:val="center"/>
              <w:rPr>
                <w:del w:id="521" w:author="V.tal" w:date="2024-04-15T18:47:00Z"/>
                <w:sz w:val="24"/>
                <w:szCs w:val="24"/>
              </w:rPr>
            </w:pPr>
          </w:p>
        </w:tc>
      </w:tr>
      <w:tr w:rsidR="0024224B" w:rsidRPr="002730B8" w14:paraId="1BCA880A" w14:textId="77777777" w:rsidTr="002E0F60">
        <w:trPr>
          <w:trHeight w:val="450"/>
          <w:del w:id="522" w:author="V.tal" w:date="2024-04-15T18:47:00Z"/>
        </w:trPr>
        <w:tc>
          <w:tcPr>
            <w:tcW w:w="2540" w:type="dxa"/>
            <w:vMerge w:val="restart"/>
          </w:tcPr>
          <w:p w14:paraId="201B4CAF" w14:textId="77777777" w:rsidR="0024224B" w:rsidRPr="002730B8" w:rsidRDefault="0024224B" w:rsidP="002E0F60">
            <w:pPr>
              <w:pStyle w:val="TableParagraph"/>
              <w:spacing w:before="295" w:line="240" w:lineRule="auto"/>
              <w:ind w:left="683"/>
              <w:rPr>
                <w:del w:id="523" w:author="V.tal" w:date="2024-04-15T18:47:00Z"/>
                <w:sz w:val="24"/>
                <w:szCs w:val="24"/>
              </w:rPr>
            </w:pPr>
          </w:p>
        </w:tc>
        <w:tc>
          <w:tcPr>
            <w:tcW w:w="2141" w:type="dxa"/>
          </w:tcPr>
          <w:p w14:paraId="5259909E" w14:textId="77777777" w:rsidR="0024224B" w:rsidRPr="002730B8" w:rsidRDefault="0024224B" w:rsidP="002E0F60">
            <w:pPr>
              <w:pStyle w:val="TableParagraph"/>
              <w:spacing w:before="64" w:line="240" w:lineRule="auto"/>
              <w:ind w:left="9"/>
              <w:jc w:val="center"/>
              <w:rPr>
                <w:del w:id="524" w:author="V.tal" w:date="2024-04-15T18:47:00Z"/>
                <w:sz w:val="24"/>
                <w:szCs w:val="24"/>
              </w:rPr>
            </w:pPr>
          </w:p>
        </w:tc>
        <w:tc>
          <w:tcPr>
            <w:tcW w:w="2120" w:type="dxa"/>
          </w:tcPr>
          <w:p w14:paraId="510DDC55" w14:textId="77777777" w:rsidR="0024224B" w:rsidRPr="002730B8" w:rsidRDefault="0024224B" w:rsidP="002E0F60">
            <w:pPr>
              <w:pStyle w:val="TableParagraph"/>
              <w:spacing w:before="64" w:line="240" w:lineRule="auto"/>
              <w:ind w:left="68" w:right="2"/>
              <w:jc w:val="center"/>
              <w:rPr>
                <w:del w:id="525" w:author="V.tal" w:date="2024-04-15T18:47:00Z"/>
                <w:sz w:val="24"/>
                <w:szCs w:val="24"/>
              </w:rPr>
            </w:pPr>
          </w:p>
        </w:tc>
      </w:tr>
      <w:tr w:rsidR="0024224B" w:rsidRPr="002730B8" w14:paraId="14DCCA1E" w14:textId="77777777" w:rsidTr="002E0F60">
        <w:trPr>
          <w:trHeight w:val="450"/>
          <w:del w:id="526" w:author="V.tal" w:date="2024-04-15T18:47:00Z"/>
        </w:trPr>
        <w:tc>
          <w:tcPr>
            <w:tcW w:w="2540" w:type="dxa"/>
            <w:vMerge/>
            <w:tcBorders>
              <w:top w:val="nil"/>
            </w:tcBorders>
          </w:tcPr>
          <w:p w14:paraId="43D1B555" w14:textId="77777777" w:rsidR="0024224B" w:rsidRPr="00604712" w:rsidRDefault="0024224B" w:rsidP="002E0F60">
            <w:pPr>
              <w:rPr>
                <w:del w:id="527" w:author="V.tal" w:date="2024-04-15T18:47:00Z"/>
                <w:sz w:val="24"/>
                <w:szCs w:val="24"/>
              </w:rPr>
            </w:pPr>
          </w:p>
        </w:tc>
        <w:tc>
          <w:tcPr>
            <w:tcW w:w="2141" w:type="dxa"/>
          </w:tcPr>
          <w:p w14:paraId="5F266594" w14:textId="77777777" w:rsidR="0024224B" w:rsidRPr="002730B8" w:rsidRDefault="0024224B" w:rsidP="002E0F60">
            <w:pPr>
              <w:pStyle w:val="TableParagraph"/>
              <w:spacing w:before="62" w:line="240" w:lineRule="auto"/>
              <w:ind w:left="9" w:right="3"/>
              <w:jc w:val="center"/>
              <w:rPr>
                <w:del w:id="528" w:author="V.tal" w:date="2024-04-15T18:47:00Z"/>
                <w:sz w:val="24"/>
                <w:szCs w:val="24"/>
              </w:rPr>
            </w:pPr>
          </w:p>
        </w:tc>
        <w:tc>
          <w:tcPr>
            <w:tcW w:w="2120" w:type="dxa"/>
          </w:tcPr>
          <w:p w14:paraId="5F13C797" w14:textId="77777777" w:rsidR="0024224B" w:rsidRPr="002730B8" w:rsidRDefault="0024224B" w:rsidP="002E0F60">
            <w:pPr>
              <w:pStyle w:val="TableParagraph"/>
              <w:spacing w:before="62" w:line="240" w:lineRule="auto"/>
              <w:ind w:left="68" w:right="60"/>
              <w:jc w:val="center"/>
              <w:rPr>
                <w:del w:id="529" w:author="V.tal" w:date="2024-04-15T18:47:00Z"/>
                <w:sz w:val="24"/>
                <w:szCs w:val="24"/>
              </w:rPr>
            </w:pPr>
          </w:p>
        </w:tc>
      </w:tr>
      <w:tr w:rsidR="0024224B" w:rsidRPr="002730B8" w14:paraId="426DF5CA" w14:textId="77777777" w:rsidTr="002E0F60">
        <w:trPr>
          <w:trHeight w:val="419"/>
          <w:del w:id="530" w:author="V.tal" w:date="2024-04-15T18:47:00Z"/>
        </w:trPr>
        <w:tc>
          <w:tcPr>
            <w:tcW w:w="2540" w:type="dxa"/>
          </w:tcPr>
          <w:p w14:paraId="7542A7B4" w14:textId="77777777" w:rsidR="0024224B" w:rsidRPr="002730B8" w:rsidRDefault="0024224B" w:rsidP="002E0F60">
            <w:pPr>
              <w:pStyle w:val="TableParagraph"/>
              <w:spacing w:before="48" w:line="240" w:lineRule="auto"/>
              <w:ind w:left="8" w:right="1"/>
              <w:jc w:val="center"/>
              <w:rPr>
                <w:del w:id="531" w:author="V.tal" w:date="2024-04-15T18:47:00Z"/>
                <w:sz w:val="24"/>
                <w:szCs w:val="24"/>
              </w:rPr>
            </w:pPr>
          </w:p>
        </w:tc>
        <w:tc>
          <w:tcPr>
            <w:tcW w:w="2141" w:type="dxa"/>
          </w:tcPr>
          <w:p w14:paraId="1928972F" w14:textId="77777777" w:rsidR="0024224B" w:rsidRPr="002730B8" w:rsidRDefault="0024224B" w:rsidP="002E0F60">
            <w:pPr>
              <w:pStyle w:val="TableParagraph"/>
              <w:spacing w:before="48" w:line="240" w:lineRule="auto"/>
              <w:ind w:left="9" w:right="2"/>
              <w:jc w:val="center"/>
              <w:rPr>
                <w:del w:id="532" w:author="V.tal" w:date="2024-04-15T18:47:00Z"/>
                <w:sz w:val="24"/>
                <w:szCs w:val="24"/>
              </w:rPr>
            </w:pPr>
          </w:p>
        </w:tc>
        <w:tc>
          <w:tcPr>
            <w:tcW w:w="2120" w:type="dxa"/>
          </w:tcPr>
          <w:p w14:paraId="453CA40A" w14:textId="77777777" w:rsidR="0024224B" w:rsidRPr="002730B8" w:rsidRDefault="0024224B" w:rsidP="002E0F60">
            <w:pPr>
              <w:pStyle w:val="TableParagraph"/>
              <w:spacing w:before="48" w:line="240" w:lineRule="auto"/>
              <w:ind w:left="68" w:right="2"/>
              <w:jc w:val="center"/>
              <w:rPr>
                <w:del w:id="533" w:author="V.tal" w:date="2024-04-15T18:47:00Z"/>
                <w:sz w:val="24"/>
                <w:szCs w:val="24"/>
              </w:rPr>
            </w:pPr>
          </w:p>
        </w:tc>
      </w:tr>
    </w:tbl>
    <w:p w14:paraId="0F7B1E47" w14:textId="77777777" w:rsidR="0024224B" w:rsidRPr="002730B8" w:rsidRDefault="0024224B" w:rsidP="0024224B">
      <w:pPr>
        <w:pStyle w:val="Corpodetexto"/>
        <w:spacing w:before="4"/>
        <w:rPr>
          <w:del w:id="534" w:author="V.tal" w:date="2024-04-15T18:47:00Z"/>
          <w:b/>
          <w:sz w:val="24"/>
          <w:szCs w:val="24"/>
        </w:rPr>
      </w:pPr>
    </w:p>
    <w:p w14:paraId="081646D2" w14:textId="11095822" w:rsidR="0024224B" w:rsidRPr="002730B8" w:rsidRDefault="0024224B" w:rsidP="0024224B">
      <w:pPr>
        <w:ind w:left="194"/>
        <w:rPr>
          <w:spacing w:val="-2"/>
          <w:sz w:val="24"/>
          <w:szCs w:val="24"/>
        </w:rPr>
      </w:pPr>
      <w:r w:rsidRPr="002730B8">
        <w:rPr>
          <w:sz w:val="24"/>
          <w:szCs w:val="24"/>
        </w:rPr>
        <w:t>Nota</w:t>
      </w:r>
      <w:r w:rsidRPr="002730B8">
        <w:rPr>
          <w:spacing w:val="-1"/>
          <w:sz w:val="24"/>
          <w:szCs w:val="24"/>
        </w:rPr>
        <w:t xml:space="preserve"> </w:t>
      </w:r>
      <w:r w:rsidR="003E6124">
        <w:rPr>
          <w:sz w:val="24"/>
          <w:szCs w:val="24"/>
        </w:rPr>
        <w:t>1</w:t>
      </w:r>
      <w:r w:rsidRPr="002730B8">
        <w:rPr>
          <w:sz w:val="24"/>
          <w:szCs w:val="24"/>
        </w:rPr>
        <w:t>:</w:t>
      </w:r>
      <w:r w:rsidRPr="002730B8">
        <w:rPr>
          <w:spacing w:val="-2"/>
          <w:sz w:val="24"/>
          <w:szCs w:val="24"/>
        </w:rPr>
        <w:t xml:space="preserve"> </w:t>
      </w:r>
      <w:r w:rsidRPr="002730B8">
        <w:rPr>
          <w:sz w:val="24"/>
          <w:szCs w:val="24"/>
        </w:rPr>
        <w:t>Valores</w:t>
      </w:r>
      <w:r w:rsidRPr="002730B8">
        <w:rPr>
          <w:spacing w:val="-2"/>
          <w:sz w:val="24"/>
          <w:szCs w:val="24"/>
        </w:rPr>
        <w:t xml:space="preserve"> </w:t>
      </w:r>
      <w:r w:rsidRPr="002730B8">
        <w:rPr>
          <w:sz w:val="24"/>
          <w:szCs w:val="24"/>
        </w:rPr>
        <w:t>contemplam</w:t>
      </w:r>
      <w:r w:rsidRPr="002730B8">
        <w:rPr>
          <w:spacing w:val="-3"/>
          <w:sz w:val="24"/>
          <w:szCs w:val="24"/>
        </w:rPr>
        <w:t xml:space="preserve"> </w:t>
      </w:r>
      <w:r w:rsidRPr="002730B8">
        <w:rPr>
          <w:sz w:val="24"/>
          <w:szCs w:val="24"/>
        </w:rPr>
        <w:t>as</w:t>
      </w:r>
      <w:r w:rsidRPr="002730B8">
        <w:rPr>
          <w:spacing w:val="-2"/>
          <w:sz w:val="24"/>
          <w:szCs w:val="24"/>
        </w:rPr>
        <w:t xml:space="preserve"> </w:t>
      </w:r>
      <w:r w:rsidRPr="002730B8">
        <w:rPr>
          <w:sz w:val="24"/>
          <w:szCs w:val="24"/>
        </w:rPr>
        <w:t>Obras</w:t>
      </w:r>
      <w:r w:rsidRPr="002730B8">
        <w:rPr>
          <w:spacing w:val="-1"/>
          <w:sz w:val="24"/>
          <w:szCs w:val="24"/>
        </w:rPr>
        <w:t xml:space="preserve"> </w:t>
      </w:r>
      <w:r w:rsidRPr="002730B8">
        <w:rPr>
          <w:sz w:val="24"/>
          <w:szCs w:val="24"/>
        </w:rPr>
        <w:t>em</w:t>
      </w:r>
      <w:r w:rsidRPr="002730B8">
        <w:rPr>
          <w:spacing w:val="-1"/>
          <w:sz w:val="24"/>
          <w:szCs w:val="24"/>
        </w:rPr>
        <w:t xml:space="preserve"> </w:t>
      </w:r>
      <w:r w:rsidRPr="002730B8">
        <w:rPr>
          <w:spacing w:val="-2"/>
          <w:sz w:val="24"/>
          <w:szCs w:val="24"/>
        </w:rPr>
        <w:t>Andamento</w:t>
      </w:r>
    </w:p>
    <w:p w14:paraId="183645A5" w14:textId="2E86C45A" w:rsidR="00481D1A" w:rsidRPr="002730B8" w:rsidRDefault="00481D1A" w:rsidP="00E1007C">
      <w:pPr>
        <w:ind w:left="-426" w:firstLine="620"/>
        <w:rPr>
          <w:rFonts w:eastAsia="Times New Roman"/>
          <w:bCs/>
          <w:iCs/>
          <w:sz w:val="24"/>
          <w:szCs w:val="24"/>
        </w:rPr>
      </w:pPr>
      <w:r w:rsidRPr="002730B8">
        <w:rPr>
          <w:rFonts w:eastAsia="Times New Roman"/>
          <w:bCs/>
          <w:iCs/>
          <w:sz w:val="24"/>
          <w:szCs w:val="24"/>
        </w:rPr>
        <w:t xml:space="preserve">Nota </w:t>
      </w:r>
      <w:r w:rsidR="003E6124">
        <w:rPr>
          <w:rFonts w:eastAsia="Times New Roman"/>
          <w:bCs/>
          <w:iCs/>
          <w:sz w:val="24"/>
          <w:szCs w:val="24"/>
        </w:rPr>
        <w:t>2</w:t>
      </w:r>
      <w:r w:rsidRPr="002730B8">
        <w:rPr>
          <w:rFonts w:eastAsia="Times New Roman"/>
          <w:bCs/>
          <w:iCs/>
          <w:sz w:val="24"/>
          <w:szCs w:val="24"/>
        </w:rPr>
        <w:t>: Passível de eventuais provisões ou mudança no critério de depreciação</w:t>
      </w:r>
    </w:p>
    <w:p w14:paraId="47796C23" w14:textId="77777777" w:rsidR="00481D1A" w:rsidRPr="002730B8" w:rsidRDefault="00481D1A" w:rsidP="0024224B">
      <w:pPr>
        <w:ind w:left="194"/>
        <w:rPr>
          <w:sz w:val="24"/>
          <w:szCs w:val="24"/>
        </w:rPr>
      </w:pPr>
    </w:p>
    <w:p w14:paraId="72D77F25" w14:textId="77777777" w:rsidR="003F0D28" w:rsidRPr="00604712" w:rsidRDefault="003F0D28">
      <w:pPr>
        <w:rPr>
          <w:sz w:val="24"/>
          <w:szCs w:val="24"/>
        </w:rPr>
      </w:pPr>
    </w:p>
    <w:sectPr w:rsidR="003F0D28" w:rsidRPr="00604712">
      <w:pgSz w:w="11910" w:h="16840"/>
      <w:pgMar w:top="1380" w:right="1220" w:bottom="280" w:left="1080" w:header="1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C986FA" w14:textId="77777777" w:rsidR="005F7C78" w:rsidRDefault="005F7C78">
      <w:r>
        <w:separator/>
      </w:r>
    </w:p>
  </w:endnote>
  <w:endnote w:type="continuationSeparator" w:id="0">
    <w:p w14:paraId="4BC05337" w14:textId="77777777" w:rsidR="005F7C78" w:rsidRDefault="005F7C78">
      <w:r>
        <w:continuationSeparator/>
      </w:r>
    </w:p>
  </w:endnote>
  <w:endnote w:type="continuationNotice" w:id="1">
    <w:p w14:paraId="76208020" w14:textId="77777777" w:rsidR="005F7C78" w:rsidRDefault="005F7C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42617" w14:textId="77777777" w:rsidR="006E4E1A" w:rsidRDefault="006E4E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AB96C" w14:textId="77777777" w:rsidR="003F0D28" w:rsidRDefault="003F0D28">
    <w:pPr>
      <w:pStyle w:val="Rodap"/>
    </w:pPr>
  </w:p>
  <w:p w14:paraId="28C055FF" w14:textId="12D38263" w:rsidR="003F0D28" w:rsidRDefault="003F0D28">
    <w:pPr>
      <w:pStyle w:val="Rodap"/>
    </w:pPr>
  </w:p>
  <w:p w14:paraId="10D3ADA8" w14:textId="398ECDD6" w:rsidR="007A0E24" w:rsidRDefault="007A0E24" w:rsidP="007A0E24">
    <w:pPr>
      <w:pStyle w:val="Rodap"/>
      <w:rPr>
        <w:ins w:id="13" w:author="V.tal" w:date="2024-04-15T18:47:00Z"/>
      </w:rPr>
    </w:pPr>
  </w:p>
  <w:p w14:paraId="6473856C" w14:textId="3B2DC806" w:rsidR="008A674F" w:rsidRDefault="00BA78A7" w:rsidP="008A674F">
    <w:pPr>
      <w:pStyle w:val="Rodap"/>
    </w:pPr>
    <w:r>
      <w:fldChar w:fldCharType="begin"/>
    </w:r>
    <w:r>
      <w:instrText xml:space="preserve"> DOCPROPERTY iManageFooter \* MERGEFORMAT </w:instrText>
    </w:r>
    <w:r>
      <w:fldChar w:fldCharType="separate"/>
    </w:r>
    <w:r>
      <w:t xml:space="preserve">JUR_SP - </w:t>
    </w:r>
    <w:del w:id="14" w:author="V.tal" w:date="2024-04-15T18:47:00Z">
      <w:r w:rsidR="007A0E24">
        <w:delText>50957042v8</w:delText>
      </w:r>
    </w:del>
    <w:ins w:id="15" w:author="V.tal" w:date="2024-04-15T18:47:00Z">
      <w:r>
        <w:t>50957042v10</w:t>
      </w:r>
    </w:ins>
    <w:r>
      <w:t xml:space="preserve"> - 5769054.524399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2E0D5" w14:textId="77777777" w:rsidR="006E4E1A" w:rsidRDefault="006E4E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12A1A" w14:textId="77777777" w:rsidR="005F7C78" w:rsidRDefault="005F7C78">
      <w:r>
        <w:separator/>
      </w:r>
    </w:p>
  </w:footnote>
  <w:footnote w:type="continuationSeparator" w:id="0">
    <w:p w14:paraId="65BF976E" w14:textId="77777777" w:rsidR="005F7C78" w:rsidRDefault="005F7C78">
      <w:r>
        <w:continuationSeparator/>
      </w:r>
    </w:p>
  </w:footnote>
  <w:footnote w:type="continuationNotice" w:id="1">
    <w:p w14:paraId="51791631" w14:textId="77777777" w:rsidR="005F7C78" w:rsidRDefault="005F7C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DB0BC" w14:textId="77777777" w:rsidR="006E4E1A" w:rsidRDefault="006E4E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9CDC6" w14:textId="77777777" w:rsidR="0005566A" w:rsidRDefault="0005566A" w:rsidP="007F6D91">
    <w:pPr>
      <w:pStyle w:val="Cabealho"/>
      <w:jc w:val="right"/>
      <w:rPr>
        <w:ins w:id="9" w:author="V.tal" w:date="2024-04-15T18:47:00Z"/>
        <w:i/>
        <w:iCs/>
        <w:sz w:val="24"/>
        <w:szCs w:val="24"/>
        <w:lang w:val="pt-BR"/>
      </w:rPr>
    </w:pPr>
  </w:p>
  <w:p w14:paraId="57D38570" w14:textId="4A084AE3" w:rsidR="0073364B" w:rsidRPr="007F6D91" w:rsidRDefault="006B0829" w:rsidP="007F6D91">
    <w:pPr>
      <w:pStyle w:val="Cabealho"/>
      <w:jc w:val="right"/>
      <w:rPr>
        <w:i/>
        <w:iCs/>
        <w:sz w:val="24"/>
        <w:szCs w:val="24"/>
        <w:lang w:val="pt-BR"/>
      </w:rPr>
    </w:pPr>
    <w:r>
      <w:rPr>
        <w:i/>
        <w:iCs/>
        <w:sz w:val="24"/>
        <w:szCs w:val="24"/>
        <w:lang w:val="pt-BR"/>
      </w:rPr>
      <w:t xml:space="preserve">Comentários </w:t>
    </w:r>
    <w:del w:id="10" w:author="V.tal" w:date="2024-04-15T18:47:00Z">
      <w:r>
        <w:rPr>
          <w:i/>
          <w:iCs/>
          <w:sz w:val="24"/>
          <w:szCs w:val="24"/>
          <w:lang w:val="pt-BR"/>
        </w:rPr>
        <w:delText>Pinheiro Neto/</w:delText>
      </w:r>
    </w:del>
    <w:proofErr w:type="spellStart"/>
    <w:r w:rsidR="006E4E1A">
      <w:rPr>
        <w:i/>
        <w:iCs/>
        <w:sz w:val="24"/>
        <w:szCs w:val="24"/>
        <w:lang w:val="pt-BR"/>
      </w:rPr>
      <w:t>V.tal</w:t>
    </w:r>
    <w:proofErr w:type="spellEnd"/>
    <w:r w:rsidR="00512D71">
      <w:rPr>
        <w:i/>
        <w:iCs/>
        <w:sz w:val="24"/>
        <w:szCs w:val="24"/>
        <w:lang w:val="pt-BR"/>
      </w:rPr>
      <w:t xml:space="preserve"> </w:t>
    </w:r>
    <w:del w:id="11" w:author="V.tal" w:date="2024-04-15T18:47:00Z">
      <w:r>
        <w:rPr>
          <w:i/>
          <w:iCs/>
          <w:sz w:val="24"/>
          <w:szCs w:val="24"/>
          <w:lang w:val="pt-BR"/>
        </w:rPr>
        <w:delText>– 8</w:delText>
      </w:r>
    </w:del>
    <w:ins w:id="12" w:author="V.tal" w:date="2024-04-15T18:47:00Z">
      <w:r w:rsidR="00512D71">
        <w:rPr>
          <w:i/>
          <w:iCs/>
          <w:sz w:val="24"/>
          <w:szCs w:val="24"/>
          <w:lang w:val="pt-BR"/>
        </w:rPr>
        <w:t>-1</w:t>
      </w:r>
      <w:r w:rsidR="006E4E1A">
        <w:rPr>
          <w:i/>
          <w:iCs/>
          <w:sz w:val="24"/>
          <w:szCs w:val="24"/>
          <w:lang w:val="pt-BR"/>
        </w:rPr>
        <w:t>1</w:t>
      </w:r>
    </w:ins>
    <w:r w:rsidR="00512D71">
      <w:rPr>
        <w:i/>
        <w:iCs/>
        <w:sz w:val="24"/>
        <w:szCs w:val="24"/>
        <w:lang w:val="pt-BR"/>
      </w:rPr>
      <w:t>.4.2024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002FEF" w14:textId="77777777" w:rsidR="006E4E1A" w:rsidRDefault="006E4E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8207BE"/>
    <w:multiLevelType w:val="hybridMultilevel"/>
    <w:tmpl w:val="51E2AF82"/>
    <w:lvl w:ilvl="0" w:tplc="7A906C78">
      <w:start w:val="1"/>
      <w:numFmt w:val="decimal"/>
      <w:lvlText w:val="%1)"/>
      <w:lvlJc w:val="left"/>
      <w:pPr>
        <w:ind w:left="763" w:hanging="25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3940E12">
      <w:numFmt w:val="bullet"/>
      <w:lvlText w:val="•"/>
      <w:lvlJc w:val="left"/>
      <w:pPr>
        <w:ind w:left="1644" w:hanging="257"/>
      </w:pPr>
      <w:rPr>
        <w:rFonts w:hint="default"/>
        <w:lang w:val="pt-PT" w:eastAsia="en-US" w:bidi="ar-SA"/>
      </w:rPr>
    </w:lvl>
    <w:lvl w:ilvl="2" w:tplc="18141E5C">
      <w:numFmt w:val="bullet"/>
      <w:lvlText w:val="•"/>
      <w:lvlJc w:val="left"/>
      <w:pPr>
        <w:ind w:left="2529" w:hanging="257"/>
      </w:pPr>
      <w:rPr>
        <w:rFonts w:hint="default"/>
        <w:lang w:val="pt-PT" w:eastAsia="en-US" w:bidi="ar-SA"/>
      </w:rPr>
    </w:lvl>
    <w:lvl w:ilvl="3" w:tplc="2C1A25A0">
      <w:numFmt w:val="bullet"/>
      <w:lvlText w:val="•"/>
      <w:lvlJc w:val="left"/>
      <w:pPr>
        <w:ind w:left="3413" w:hanging="257"/>
      </w:pPr>
      <w:rPr>
        <w:rFonts w:hint="default"/>
        <w:lang w:val="pt-PT" w:eastAsia="en-US" w:bidi="ar-SA"/>
      </w:rPr>
    </w:lvl>
    <w:lvl w:ilvl="4" w:tplc="D36E9B6A">
      <w:numFmt w:val="bullet"/>
      <w:lvlText w:val="•"/>
      <w:lvlJc w:val="left"/>
      <w:pPr>
        <w:ind w:left="4298" w:hanging="257"/>
      </w:pPr>
      <w:rPr>
        <w:rFonts w:hint="default"/>
        <w:lang w:val="pt-PT" w:eastAsia="en-US" w:bidi="ar-SA"/>
      </w:rPr>
    </w:lvl>
    <w:lvl w:ilvl="5" w:tplc="97808ECA">
      <w:numFmt w:val="bullet"/>
      <w:lvlText w:val="•"/>
      <w:lvlJc w:val="left"/>
      <w:pPr>
        <w:ind w:left="5183" w:hanging="257"/>
      </w:pPr>
      <w:rPr>
        <w:rFonts w:hint="default"/>
        <w:lang w:val="pt-PT" w:eastAsia="en-US" w:bidi="ar-SA"/>
      </w:rPr>
    </w:lvl>
    <w:lvl w:ilvl="6" w:tplc="5CACD0C0">
      <w:numFmt w:val="bullet"/>
      <w:lvlText w:val="•"/>
      <w:lvlJc w:val="left"/>
      <w:pPr>
        <w:ind w:left="6067" w:hanging="257"/>
      </w:pPr>
      <w:rPr>
        <w:rFonts w:hint="default"/>
        <w:lang w:val="pt-PT" w:eastAsia="en-US" w:bidi="ar-SA"/>
      </w:rPr>
    </w:lvl>
    <w:lvl w:ilvl="7" w:tplc="020CC6B2">
      <w:numFmt w:val="bullet"/>
      <w:lvlText w:val="•"/>
      <w:lvlJc w:val="left"/>
      <w:pPr>
        <w:ind w:left="6952" w:hanging="257"/>
      </w:pPr>
      <w:rPr>
        <w:rFonts w:hint="default"/>
        <w:lang w:val="pt-PT" w:eastAsia="en-US" w:bidi="ar-SA"/>
      </w:rPr>
    </w:lvl>
    <w:lvl w:ilvl="8" w:tplc="0E182286">
      <w:numFmt w:val="bullet"/>
      <w:lvlText w:val="•"/>
      <w:lvlJc w:val="left"/>
      <w:pPr>
        <w:ind w:left="7837" w:hanging="25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uiz Henrique Soares Rosa">
    <w15:presenceInfo w15:providerId="AD" w15:userId="S::luiz.rosa@oi.net.br::036d20d1-f2e3-4a19-bff5-dc1aaddd12c0"/>
  </w15:person>
  <w15:person w15:author="Viviane De Medeiros Calaca Gomes">
    <w15:presenceInfo w15:providerId="AD" w15:userId="S-1-5-21-2510834117-3989145448-3250131581-193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64B"/>
    <w:rsid w:val="00011817"/>
    <w:rsid w:val="00011ADE"/>
    <w:rsid w:val="00022FFE"/>
    <w:rsid w:val="000302DF"/>
    <w:rsid w:val="00040DB2"/>
    <w:rsid w:val="000414C2"/>
    <w:rsid w:val="00050265"/>
    <w:rsid w:val="0005566A"/>
    <w:rsid w:val="00064B0E"/>
    <w:rsid w:val="0007231D"/>
    <w:rsid w:val="000A7146"/>
    <w:rsid w:val="000B2DE8"/>
    <w:rsid w:val="000C7E6F"/>
    <w:rsid w:val="000D4F25"/>
    <w:rsid w:val="000F4EA7"/>
    <w:rsid w:val="00125341"/>
    <w:rsid w:val="001470C2"/>
    <w:rsid w:val="00157880"/>
    <w:rsid w:val="00160464"/>
    <w:rsid w:val="001607FF"/>
    <w:rsid w:val="001616A0"/>
    <w:rsid w:val="00174EA9"/>
    <w:rsid w:val="001828BE"/>
    <w:rsid w:val="00185062"/>
    <w:rsid w:val="001B4D25"/>
    <w:rsid w:val="001B74F4"/>
    <w:rsid w:val="001F0DDC"/>
    <w:rsid w:val="0022798A"/>
    <w:rsid w:val="002361E3"/>
    <w:rsid w:val="0024224B"/>
    <w:rsid w:val="00256229"/>
    <w:rsid w:val="00261FA1"/>
    <w:rsid w:val="0027118B"/>
    <w:rsid w:val="002730B8"/>
    <w:rsid w:val="00280226"/>
    <w:rsid w:val="002870E0"/>
    <w:rsid w:val="002943A1"/>
    <w:rsid w:val="0029566D"/>
    <w:rsid w:val="002A235B"/>
    <w:rsid w:val="002B1928"/>
    <w:rsid w:val="002B357D"/>
    <w:rsid w:val="002B5C92"/>
    <w:rsid w:val="002C4A02"/>
    <w:rsid w:val="002F5858"/>
    <w:rsid w:val="00300FDD"/>
    <w:rsid w:val="00304A69"/>
    <w:rsid w:val="00307AE8"/>
    <w:rsid w:val="003235E1"/>
    <w:rsid w:val="00335AB6"/>
    <w:rsid w:val="0034253B"/>
    <w:rsid w:val="003922B4"/>
    <w:rsid w:val="00392FA3"/>
    <w:rsid w:val="00393086"/>
    <w:rsid w:val="003939A5"/>
    <w:rsid w:val="0039429F"/>
    <w:rsid w:val="003965C1"/>
    <w:rsid w:val="003A0887"/>
    <w:rsid w:val="003B04B8"/>
    <w:rsid w:val="003C4C8D"/>
    <w:rsid w:val="003D064E"/>
    <w:rsid w:val="003D6C2C"/>
    <w:rsid w:val="003D7BB4"/>
    <w:rsid w:val="003E192F"/>
    <w:rsid w:val="003E2D72"/>
    <w:rsid w:val="003E6124"/>
    <w:rsid w:val="003F0D28"/>
    <w:rsid w:val="003F35A7"/>
    <w:rsid w:val="003F5D19"/>
    <w:rsid w:val="00415165"/>
    <w:rsid w:val="004213C3"/>
    <w:rsid w:val="00430FF1"/>
    <w:rsid w:val="00435D27"/>
    <w:rsid w:val="00463197"/>
    <w:rsid w:val="0047020F"/>
    <w:rsid w:val="00471620"/>
    <w:rsid w:val="0047193E"/>
    <w:rsid w:val="004807F0"/>
    <w:rsid w:val="00481D1A"/>
    <w:rsid w:val="004850FB"/>
    <w:rsid w:val="004B5EDE"/>
    <w:rsid w:val="004C3247"/>
    <w:rsid w:val="004D038D"/>
    <w:rsid w:val="004E6CDE"/>
    <w:rsid w:val="004F1FA9"/>
    <w:rsid w:val="004F5C2A"/>
    <w:rsid w:val="00512B94"/>
    <w:rsid w:val="00512D71"/>
    <w:rsid w:val="00520EAF"/>
    <w:rsid w:val="00530529"/>
    <w:rsid w:val="00537D03"/>
    <w:rsid w:val="005749E8"/>
    <w:rsid w:val="00582AB6"/>
    <w:rsid w:val="005B75A8"/>
    <w:rsid w:val="005C08B1"/>
    <w:rsid w:val="005E1308"/>
    <w:rsid w:val="005E2E94"/>
    <w:rsid w:val="005F625E"/>
    <w:rsid w:val="005F7C78"/>
    <w:rsid w:val="006006C4"/>
    <w:rsid w:val="00604712"/>
    <w:rsid w:val="00616FF9"/>
    <w:rsid w:val="006207D2"/>
    <w:rsid w:val="00644545"/>
    <w:rsid w:val="00655FDB"/>
    <w:rsid w:val="00664F82"/>
    <w:rsid w:val="00670B7F"/>
    <w:rsid w:val="00672EDF"/>
    <w:rsid w:val="0067472A"/>
    <w:rsid w:val="00681792"/>
    <w:rsid w:val="00696ABC"/>
    <w:rsid w:val="006B0829"/>
    <w:rsid w:val="006E4761"/>
    <w:rsid w:val="006E4E1A"/>
    <w:rsid w:val="00701E65"/>
    <w:rsid w:val="0073364B"/>
    <w:rsid w:val="007826FB"/>
    <w:rsid w:val="00783A7D"/>
    <w:rsid w:val="00791D30"/>
    <w:rsid w:val="007A0E24"/>
    <w:rsid w:val="007A348F"/>
    <w:rsid w:val="007D1CC0"/>
    <w:rsid w:val="007D32AC"/>
    <w:rsid w:val="007E21FF"/>
    <w:rsid w:val="007F6D91"/>
    <w:rsid w:val="008016B7"/>
    <w:rsid w:val="00802F03"/>
    <w:rsid w:val="008033BF"/>
    <w:rsid w:val="0080787B"/>
    <w:rsid w:val="008248F2"/>
    <w:rsid w:val="00830940"/>
    <w:rsid w:val="0083366A"/>
    <w:rsid w:val="00835480"/>
    <w:rsid w:val="00836D8A"/>
    <w:rsid w:val="00873FB0"/>
    <w:rsid w:val="00885B54"/>
    <w:rsid w:val="00887618"/>
    <w:rsid w:val="008A674F"/>
    <w:rsid w:val="008B08D1"/>
    <w:rsid w:val="008B6A91"/>
    <w:rsid w:val="008E2EEA"/>
    <w:rsid w:val="008F0250"/>
    <w:rsid w:val="00900F37"/>
    <w:rsid w:val="00921233"/>
    <w:rsid w:val="00924769"/>
    <w:rsid w:val="00935BC7"/>
    <w:rsid w:val="0094489E"/>
    <w:rsid w:val="00965B94"/>
    <w:rsid w:val="00986168"/>
    <w:rsid w:val="009C08BF"/>
    <w:rsid w:val="009D00E4"/>
    <w:rsid w:val="009F138A"/>
    <w:rsid w:val="00A11438"/>
    <w:rsid w:val="00A25911"/>
    <w:rsid w:val="00A511C9"/>
    <w:rsid w:val="00A5179E"/>
    <w:rsid w:val="00A766E1"/>
    <w:rsid w:val="00AA08E6"/>
    <w:rsid w:val="00AA0BBB"/>
    <w:rsid w:val="00AA2C8C"/>
    <w:rsid w:val="00AA33CD"/>
    <w:rsid w:val="00AA565C"/>
    <w:rsid w:val="00AB4D31"/>
    <w:rsid w:val="00AD53EC"/>
    <w:rsid w:val="00AD605B"/>
    <w:rsid w:val="00AE34EC"/>
    <w:rsid w:val="00AE5AF4"/>
    <w:rsid w:val="00AF736E"/>
    <w:rsid w:val="00B03BF5"/>
    <w:rsid w:val="00B07B31"/>
    <w:rsid w:val="00B07B4D"/>
    <w:rsid w:val="00B10832"/>
    <w:rsid w:val="00B16F3D"/>
    <w:rsid w:val="00B331D8"/>
    <w:rsid w:val="00B45D7A"/>
    <w:rsid w:val="00B51E7A"/>
    <w:rsid w:val="00B64C37"/>
    <w:rsid w:val="00B96518"/>
    <w:rsid w:val="00BA1A49"/>
    <w:rsid w:val="00BA1DE0"/>
    <w:rsid w:val="00BA78A7"/>
    <w:rsid w:val="00BB4E92"/>
    <w:rsid w:val="00BC38F5"/>
    <w:rsid w:val="00BD09D9"/>
    <w:rsid w:val="00BE501C"/>
    <w:rsid w:val="00BE71E1"/>
    <w:rsid w:val="00BE7399"/>
    <w:rsid w:val="00C000C8"/>
    <w:rsid w:val="00C14B87"/>
    <w:rsid w:val="00C162AB"/>
    <w:rsid w:val="00C32555"/>
    <w:rsid w:val="00C4353D"/>
    <w:rsid w:val="00CA177D"/>
    <w:rsid w:val="00CC6D04"/>
    <w:rsid w:val="00CE45FF"/>
    <w:rsid w:val="00CF231C"/>
    <w:rsid w:val="00CF311E"/>
    <w:rsid w:val="00D166F1"/>
    <w:rsid w:val="00D209CE"/>
    <w:rsid w:val="00D57719"/>
    <w:rsid w:val="00D6603F"/>
    <w:rsid w:val="00D715E6"/>
    <w:rsid w:val="00D8551A"/>
    <w:rsid w:val="00D86E69"/>
    <w:rsid w:val="00D90C72"/>
    <w:rsid w:val="00D97264"/>
    <w:rsid w:val="00DB69A2"/>
    <w:rsid w:val="00DD000B"/>
    <w:rsid w:val="00DE0E0E"/>
    <w:rsid w:val="00DE3275"/>
    <w:rsid w:val="00E1007C"/>
    <w:rsid w:val="00E27AE8"/>
    <w:rsid w:val="00E358D8"/>
    <w:rsid w:val="00E6750B"/>
    <w:rsid w:val="00E741DF"/>
    <w:rsid w:val="00E808B2"/>
    <w:rsid w:val="00E81CED"/>
    <w:rsid w:val="00EE39B3"/>
    <w:rsid w:val="00EE3E87"/>
    <w:rsid w:val="00F0428D"/>
    <w:rsid w:val="00F16A15"/>
    <w:rsid w:val="00F3060F"/>
    <w:rsid w:val="00F379A7"/>
    <w:rsid w:val="00F409E2"/>
    <w:rsid w:val="00F54447"/>
    <w:rsid w:val="00F55705"/>
    <w:rsid w:val="00F5642A"/>
    <w:rsid w:val="00F73FF6"/>
    <w:rsid w:val="00F95082"/>
    <w:rsid w:val="00F967B8"/>
    <w:rsid w:val="00FA79F2"/>
    <w:rsid w:val="00FB70FE"/>
    <w:rsid w:val="00FC097A"/>
    <w:rsid w:val="00FC2E9F"/>
    <w:rsid w:val="00FC5E41"/>
    <w:rsid w:val="00FD1780"/>
    <w:rsid w:val="00FD5696"/>
    <w:rsid w:val="00FD5A02"/>
    <w:rsid w:val="00FE3A39"/>
    <w:rsid w:val="00F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38430"/>
  <w15:docId w15:val="{42933FC4-3CD4-4083-BB4C-7D94287D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58"/>
      <w:ind w:left="763" w:right="33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69"/>
    </w:pPr>
  </w:style>
  <w:style w:type="paragraph" w:styleId="Cabealho">
    <w:name w:val="header"/>
    <w:basedOn w:val="Normal"/>
    <w:link w:val="CabealhoChar"/>
    <w:uiPriority w:val="99"/>
    <w:unhideWhenUsed/>
    <w:rsid w:val="00E358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58D8"/>
    <w:rPr>
      <w:rFonts w:ascii="Palatino Linotype" w:eastAsia="Palatino Linotype" w:hAnsi="Palatino Linotype" w:cs="Palatino Linotype"/>
      <w:lang w:val="pt-PT"/>
    </w:rPr>
  </w:style>
  <w:style w:type="paragraph" w:styleId="Rodap">
    <w:name w:val="footer"/>
    <w:basedOn w:val="Normal"/>
    <w:link w:val="RodapChar"/>
    <w:uiPriority w:val="99"/>
    <w:unhideWhenUsed/>
    <w:rsid w:val="00E358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58D8"/>
    <w:rPr>
      <w:rFonts w:ascii="Palatino Linotype" w:eastAsia="Palatino Linotype" w:hAnsi="Palatino Linotype" w:cs="Palatino Linotype"/>
      <w:lang w:val="pt-PT"/>
    </w:rPr>
  </w:style>
  <w:style w:type="paragraph" w:styleId="Reviso">
    <w:name w:val="Revision"/>
    <w:hidden/>
    <w:uiPriority w:val="99"/>
    <w:semiHidden/>
    <w:rsid w:val="009D00E4"/>
    <w:pPr>
      <w:widowControl/>
      <w:autoSpaceDE/>
      <w:autoSpaceDN/>
    </w:pPr>
    <w:rPr>
      <w:rFonts w:ascii="Palatino Linotype" w:eastAsia="Palatino Linotype" w:hAnsi="Palatino Linotype" w:cs="Palatino Linotype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4253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4253B"/>
    <w:rPr>
      <w:rFonts w:ascii="Palatino Linotype" w:eastAsia="Palatino Linotype" w:hAnsi="Palatino Linotype" w:cs="Palatino Linotype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4253B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3939A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39A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39A5"/>
    <w:rPr>
      <w:rFonts w:ascii="Palatino Linotype" w:eastAsia="Palatino Linotype" w:hAnsi="Palatino Linotype" w:cs="Palatino Linotype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39A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39A5"/>
    <w:rPr>
      <w:rFonts w:ascii="Palatino Linotype" w:eastAsia="Palatino Linotype" w:hAnsi="Palatino Linotype" w:cs="Palatino Linotype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71E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71E1"/>
    <w:rPr>
      <w:rFonts w:ascii="Segoe UI" w:eastAsia="Palatino Linotype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7FA7C-63D6-4A03-988A-F0E2E6B2BE03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A270536B-2946-45E6-966E-3CDAA031346B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CEAF798C-66EE-4E09-B9D2-DA851D0E8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1393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Pinheiro Neto Advogados</Company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Rosa</dc:creator>
  <cp:lastModifiedBy>Viviane De Medeiros Calaca Gomes</cp:lastModifiedBy>
  <cp:revision>3</cp:revision>
  <dcterms:created xsi:type="dcterms:W3CDTF">2024-04-16T11:10:00Z</dcterms:created>
  <dcterms:modified xsi:type="dcterms:W3CDTF">2024-04-16T11:12:00Z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LastSaved">
    <vt:filetime>2024-03-04T00:00:00Z</vt:filetime>
  </property>
  <property fmtid="{D5CDD505-2E9C-101B-9397-08002B2CF9AE}" pid="4" name="Producer">
    <vt:lpwstr>iLovePDF; modified using iTextSharp™ 5.5.13.1 ©2000-2019 iText Group NV (AGPL-version)</vt:lpwstr>
  </property>
  <property fmtid="{D5CDD505-2E9C-101B-9397-08002B2CF9AE}" pid="5" name="iManageFooter">
    <vt:lpwstr>JUR_SP - 50957042v10 - 5769054.524399</vt:lpwstr>
  </property>
</Properties>
</file>