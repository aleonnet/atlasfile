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78B8E" w14:textId="77777777" w:rsidR="00C12374" w:rsidRPr="00B00B15" w:rsidRDefault="00C12374" w:rsidP="00C12374">
      <w:pPr>
        <w:spacing w:after="0" w:line="340" w:lineRule="exact"/>
        <w:jc w:val="center"/>
        <w:rPr>
          <w:rFonts w:ascii="Palatino Linotype" w:hAnsi="Palatino Linotype"/>
          <w:b/>
          <w:bCs/>
        </w:rPr>
      </w:pPr>
      <w:r w:rsidRPr="00B00B15">
        <w:rPr>
          <w:rFonts w:ascii="Palatino Linotype" w:hAnsi="Palatino Linotype"/>
          <w:b/>
          <w:bCs/>
        </w:rPr>
        <w:t>Anexo 7.1</w:t>
      </w:r>
    </w:p>
    <w:p w14:paraId="659178F0" w14:textId="77777777" w:rsidR="00C12374" w:rsidRPr="00B00B15" w:rsidRDefault="00C12374" w:rsidP="00C12374">
      <w:pPr>
        <w:pStyle w:val="BodyText"/>
        <w:spacing w:line="340" w:lineRule="exact"/>
        <w:ind w:right="40"/>
        <w:jc w:val="center"/>
        <w:rPr>
          <w:rFonts w:ascii="Palatino Linotype" w:hAnsi="Palatino Linotype"/>
          <w:b/>
          <w:bCs/>
        </w:rPr>
      </w:pPr>
      <w:r w:rsidRPr="00B00B15">
        <w:rPr>
          <w:rFonts w:ascii="Palatino Linotype" w:hAnsi="Palatino Linotype"/>
          <w:b/>
          <w:bCs/>
        </w:rPr>
        <w:t>Declarações e Garantias das Sociedades do Grupo Oi</w:t>
      </w:r>
    </w:p>
    <w:p w14:paraId="18D96B6D" w14:textId="77777777" w:rsidR="00C12374" w:rsidRPr="00B00B15" w:rsidRDefault="00C12374" w:rsidP="00C12374">
      <w:pPr>
        <w:pStyle w:val="BodyText"/>
        <w:spacing w:line="340" w:lineRule="exact"/>
        <w:rPr>
          <w:rFonts w:ascii="Palatino Linotype" w:hAnsi="Palatino Linotype"/>
        </w:rPr>
      </w:pPr>
    </w:p>
    <w:p w14:paraId="67FAFF13"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rPr>
          <w:rFonts w:ascii="Palatino Linotype" w:hAnsi="Palatino Linotype"/>
          <w:w w:val="0"/>
        </w:rPr>
      </w:pPr>
      <w:r w:rsidRPr="00B00B15">
        <w:rPr>
          <w:rFonts w:ascii="Palatino Linotype" w:hAnsi="Palatino Linotype"/>
          <w:w w:val="0"/>
          <w:u w:val="single"/>
        </w:rPr>
        <w:t>Constituição, Regularidade, Legitimidade, Poder e Competência Societária.</w:t>
      </w:r>
    </w:p>
    <w:p w14:paraId="23186AE0" w14:textId="77777777" w:rsidR="00C12374" w:rsidRPr="00B00B15" w:rsidRDefault="00C12374" w:rsidP="00C12374">
      <w:pPr>
        <w:pStyle w:val="BodyText"/>
        <w:spacing w:line="340" w:lineRule="exact"/>
        <w:rPr>
          <w:rFonts w:ascii="Palatino Linotype" w:hAnsi="Palatino Linotype"/>
          <w:w w:val="0"/>
        </w:rPr>
      </w:pPr>
    </w:p>
    <w:p w14:paraId="7AC8C739" w14:textId="18848635" w:rsidR="00C12374" w:rsidRPr="00B00B15" w:rsidRDefault="00C12374" w:rsidP="00C12374">
      <w:pPr>
        <w:pStyle w:val="ListParagraph"/>
        <w:numPr>
          <w:ilvl w:val="0"/>
          <w:numId w:val="4"/>
        </w:numPr>
        <w:spacing w:after="0" w:line="340" w:lineRule="exact"/>
        <w:ind w:left="851" w:firstLine="0"/>
        <w:contextualSpacing w:val="0"/>
        <w:jc w:val="both"/>
        <w:rPr>
          <w:rFonts w:ascii="Palatino Linotype" w:hAnsi="Palatino Linotype"/>
          <w:w w:val="0"/>
        </w:rPr>
      </w:pPr>
      <w:commentRangeStart w:id="0"/>
      <w:r w:rsidRPr="00B00B15">
        <w:rPr>
          <w:rFonts w:ascii="Palatino Linotype" w:hAnsi="Palatino Linotype"/>
          <w:w w:val="0"/>
        </w:rPr>
        <w:t xml:space="preserve">As </w:t>
      </w:r>
      <w:r w:rsidRPr="00B00B15">
        <w:rPr>
          <w:rFonts w:ascii="Palatino Linotype" w:hAnsi="Palatino Linotype" w:cs="Times New Roman"/>
        </w:rPr>
        <w:t>Sociedades</w:t>
      </w:r>
      <w:r w:rsidRPr="00B00B15">
        <w:rPr>
          <w:rFonts w:ascii="Palatino Linotype" w:hAnsi="Palatino Linotype"/>
          <w:w w:val="0"/>
        </w:rPr>
        <w:t xml:space="preserve"> do Grupo Oi 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são sociedades devidamente constituídas e validamente existentes nos termos das Leis do Brasil.</w:t>
      </w:r>
      <w:r>
        <w:rPr>
          <w:rFonts w:ascii="Palatino Linotype" w:hAnsi="Palatino Linotype"/>
          <w:w w:val="0"/>
        </w:rPr>
        <w:t xml:space="preserve"> </w:t>
      </w:r>
      <w:commentRangeEnd w:id="0"/>
      <w:r w:rsidR="009B2B0C">
        <w:rPr>
          <w:rStyle w:val="CommentReference"/>
        </w:rPr>
        <w:commentReference w:id="0"/>
      </w:r>
    </w:p>
    <w:p w14:paraId="038FCA39" w14:textId="77777777" w:rsidR="00C12374" w:rsidRPr="00B00B15" w:rsidRDefault="00C12374" w:rsidP="00C12374">
      <w:pPr>
        <w:pStyle w:val="ListParagraph"/>
        <w:spacing w:after="0" w:line="340" w:lineRule="exact"/>
        <w:ind w:left="851"/>
        <w:contextualSpacing w:val="0"/>
        <w:jc w:val="both"/>
        <w:rPr>
          <w:rFonts w:ascii="Palatino Linotype" w:hAnsi="Palatino Linotype" w:cs="Times New Roman"/>
        </w:rPr>
      </w:pPr>
    </w:p>
    <w:p w14:paraId="3E4DB191" w14:textId="0AEC57AD" w:rsidR="00C12374" w:rsidRPr="00B00B15" w:rsidRDefault="00C12374" w:rsidP="00C12374">
      <w:pPr>
        <w:pStyle w:val="ListParagraph"/>
        <w:numPr>
          <w:ilvl w:val="0"/>
          <w:numId w:val="4"/>
        </w:numPr>
        <w:spacing w:after="0" w:line="340" w:lineRule="exact"/>
        <w:ind w:left="851" w:firstLine="0"/>
        <w:contextualSpacing w:val="0"/>
        <w:jc w:val="both"/>
        <w:rPr>
          <w:rFonts w:ascii="Palatino Linotype" w:hAnsi="Palatino Linotype" w:cs="Times New Roman"/>
        </w:rPr>
      </w:pPr>
      <w:commentRangeStart w:id="1"/>
      <w:r w:rsidRPr="00B00B15">
        <w:rPr>
          <w:rFonts w:ascii="Palatino Linotype" w:hAnsi="Palatino Linotype" w:cs="Times New Roman"/>
        </w:rPr>
        <w:t xml:space="preserve">Na Data de Fechamento, a SPE </w:t>
      </w:r>
      <w:proofErr w:type="spellStart"/>
      <w:r w:rsidRPr="00B00B15">
        <w:rPr>
          <w:rFonts w:ascii="Palatino Linotype" w:hAnsi="Palatino Linotype" w:cs="Times New Roman"/>
        </w:rPr>
        <w:t>ClientCo</w:t>
      </w:r>
      <w:proofErr w:type="spellEnd"/>
      <w:r w:rsidRPr="00B00B15">
        <w:rPr>
          <w:rFonts w:ascii="Palatino Linotype" w:hAnsi="Palatino Linotype" w:cs="Times New Roman"/>
        </w:rPr>
        <w:t xml:space="preserve"> possuirá os poderes e autoridade necessários e todas as aprovações governamentais relevantes necessárias para deter, locar, conduzir ou operar o negócio compreendido pelo Acervo </w:t>
      </w:r>
      <w:proofErr w:type="spellStart"/>
      <w:r w:rsidRPr="00B00B15">
        <w:rPr>
          <w:rFonts w:ascii="Palatino Linotype" w:hAnsi="Palatino Linotype" w:cs="Times New Roman"/>
        </w:rPr>
        <w:t>ClientCo</w:t>
      </w:r>
      <w:proofErr w:type="spellEnd"/>
      <w:r w:rsidRPr="00B00B15">
        <w:rPr>
          <w:rFonts w:ascii="Palatino Linotype" w:hAnsi="Palatino Linotype" w:cs="Times New Roman"/>
        </w:rPr>
        <w:t>, conforme atualmente conduzidos no Curso Regular dos Negócios.</w:t>
      </w:r>
      <w:r>
        <w:rPr>
          <w:rFonts w:ascii="Palatino Linotype" w:hAnsi="Palatino Linotype" w:cs="Times New Roman"/>
        </w:rPr>
        <w:t xml:space="preserve"> </w:t>
      </w:r>
      <w:commentRangeEnd w:id="1"/>
      <w:r w:rsidR="009B2B0C">
        <w:rPr>
          <w:rStyle w:val="CommentReference"/>
        </w:rPr>
        <w:commentReference w:id="1"/>
      </w:r>
    </w:p>
    <w:p w14:paraId="45A1DEBE" w14:textId="77777777" w:rsidR="00C12374" w:rsidRPr="00B00B15" w:rsidRDefault="00C12374" w:rsidP="00C12374">
      <w:pPr>
        <w:pStyle w:val="ListParagraph"/>
        <w:spacing w:after="0" w:line="340" w:lineRule="exact"/>
        <w:ind w:left="851"/>
        <w:contextualSpacing w:val="0"/>
        <w:jc w:val="both"/>
        <w:rPr>
          <w:rFonts w:ascii="Palatino Linotype" w:hAnsi="Palatino Linotype" w:cs="Times New Roman"/>
        </w:rPr>
      </w:pPr>
    </w:p>
    <w:p w14:paraId="6DEAFB68" w14:textId="7ECCA816" w:rsidR="00C12374" w:rsidRPr="00B00B15" w:rsidRDefault="00C12374" w:rsidP="00C12374">
      <w:pPr>
        <w:pStyle w:val="ListParagraph"/>
        <w:numPr>
          <w:ilvl w:val="0"/>
          <w:numId w:val="4"/>
        </w:numPr>
        <w:spacing w:after="0" w:line="340" w:lineRule="exact"/>
        <w:ind w:left="851" w:firstLine="0"/>
        <w:contextualSpacing w:val="0"/>
        <w:jc w:val="both"/>
        <w:rPr>
          <w:rFonts w:ascii="Palatino Linotype" w:hAnsi="Palatino Linotype"/>
          <w:w w:val="0"/>
        </w:rPr>
      </w:pPr>
      <w:commentRangeStart w:id="2"/>
      <w:r w:rsidRPr="00B00B15">
        <w:rPr>
          <w:rFonts w:ascii="Palatino Linotype" w:hAnsi="Palatino Linotype"/>
          <w:w w:val="0"/>
        </w:rPr>
        <w:t>As Sociedades do Grupo Oi e seus representantes legais possuem plena capacidade e legitimidade para celebrar e consumar a Operação, para cumprir todas as obrigações assumidas neste Contrato e em seus Anexos e nos Documentos da Operação e para realizar todas as operações neles estabelecidas, tendo adotado todas as medidas e obtido todas as autorizações de natureza societária necessárias para a celebração e consumação da Operação, inclusive deste Contrato e seus Anexos, para a realização de todas as operações neles estabelecidas e para o cumprimento de todas as obrigações ora assumidas.</w:t>
      </w:r>
      <w:commentRangeEnd w:id="2"/>
      <w:r w:rsidR="009B2B0C">
        <w:rPr>
          <w:rStyle w:val="CommentReference"/>
        </w:rPr>
        <w:commentReference w:id="2"/>
      </w:r>
    </w:p>
    <w:p w14:paraId="6ABBC38F" w14:textId="77777777" w:rsidR="00C12374" w:rsidRPr="00B00B15" w:rsidRDefault="00C12374" w:rsidP="00C12374">
      <w:pPr>
        <w:pStyle w:val="ListParagraph"/>
        <w:tabs>
          <w:tab w:val="left" w:pos="1518"/>
        </w:tabs>
        <w:spacing w:after="0" w:line="340" w:lineRule="exact"/>
        <w:ind w:left="668" w:right="137"/>
        <w:rPr>
          <w:rFonts w:ascii="Palatino Linotype" w:hAnsi="Palatino Linotype"/>
          <w:w w:val="0"/>
        </w:rPr>
      </w:pPr>
    </w:p>
    <w:p w14:paraId="404A2BAD" w14:textId="25BCF4C0" w:rsidR="00C12374" w:rsidRPr="00B00B15" w:rsidRDefault="00C12374" w:rsidP="00C12374">
      <w:pPr>
        <w:pStyle w:val="ListParagraph"/>
        <w:numPr>
          <w:ilvl w:val="0"/>
          <w:numId w:val="4"/>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 xml:space="preserve">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desde a sua constituição até a Data de Fechamento ou a Contribuição do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 que ocorrer primeiro, [não operou nem exerceu qualquer atividade e] não possui, nem possuirá até a Data do Fechamento, subsidiárias ou </w:t>
      </w:r>
      <w:commentRangeStart w:id="3"/>
      <w:r w:rsidRPr="00B00B15">
        <w:rPr>
          <w:rFonts w:ascii="Palatino Linotype" w:hAnsi="Palatino Linotype"/>
          <w:w w:val="0"/>
        </w:rPr>
        <w:t>filiais</w:t>
      </w:r>
      <w:commentRangeEnd w:id="3"/>
      <w:r w:rsidR="00825482">
        <w:rPr>
          <w:rStyle w:val="CommentReference"/>
        </w:rPr>
        <w:commentReference w:id="3"/>
      </w:r>
      <w:r w:rsidRPr="00B00B15">
        <w:rPr>
          <w:rFonts w:ascii="Palatino Linotype" w:hAnsi="Palatino Linotype"/>
          <w:w w:val="0"/>
        </w:rPr>
        <w:t xml:space="preserve">, no Brasil (exceto se de outra forma disposto neste Contrato e seus Anexos) ou no exterior, e não deterá, direta ou indiretamente, participação em qualquer outra Pessoa ou o direito de adquirir participação em qualquer Pessoa, nem conduzirá ou operará qualquer atividade que não o negócio compreendido pelo Acervo </w:t>
      </w:r>
      <w:commentRangeStart w:id="4"/>
      <w:proofErr w:type="spellStart"/>
      <w:r w:rsidRPr="00B00B15">
        <w:rPr>
          <w:rFonts w:ascii="Palatino Linotype" w:hAnsi="Palatino Linotype"/>
          <w:w w:val="0"/>
        </w:rPr>
        <w:t>ClientCo</w:t>
      </w:r>
      <w:commentRangeEnd w:id="4"/>
      <w:proofErr w:type="spellEnd"/>
      <w:r w:rsidR="009B2B0C">
        <w:rPr>
          <w:rStyle w:val="CommentReference"/>
        </w:rPr>
        <w:commentReference w:id="4"/>
      </w:r>
      <w:r w:rsidRPr="00B00B15">
        <w:rPr>
          <w:rFonts w:ascii="Palatino Linotype" w:hAnsi="Palatino Linotype"/>
          <w:w w:val="0"/>
        </w:rPr>
        <w:t>.</w:t>
      </w:r>
    </w:p>
    <w:p w14:paraId="787A66CF" w14:textId="77777777" w:rsidR="00C12374" w:rsidRPr="00B00B15" w:rsidRDefault="00C12374" w:rsidP="00C12374">
      <w:pPr>
        <w:pStyle w:val="BodyText"/>
        <w:spacing w:line="340" w:lineRule="exact"/>
        <w:rPr>
          <w:rFonts w:ascii="Palatino Linotype" w:hAnsi="Palatino Linotype"/>
          <w:w w:val="0"/>
        </w:rPr>
      </w:pPr>
    </w:p>
    <w:p w14:paraId="0AC700AC"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rPr>
          <w:rFonts w:ascii="Palatino Linotype" w:hAnsi="Palatino Linotype"/>
          <w:w w:val="0"/>
        </w:rPr>
      </w:pPr>
      <w:r w:rsidRPr="00B00B15">
        <w:rPr>
          <w:rFonts w:ascii="Palatino Linotype" w:hAnsi="Palatino Linotype"/>
          <w:w w:val="0"/>
          <w:u w:val="single"/>
        </w:rPr>
        <w:t>Titularidade e Emissão das Ações</w:t>
      </w:r>
      <w:r w:rsidRPr="00B00B15">
        <w:rPr>
          <w:rFonts w:ascii="Palatino Linotype" w:hAnsi="Palatino Linotype"/>
          <w:w w:val="0"/>
        </w:rPr>
        <w:t xml:space="preserve"> SPE </w:t>
      </w:r>
      <w:proofErr w:type="spellStart"/>
      <w:r w:rsidRPr="00B00B15">
        <w:rPr>
          <w:rFonts w:ascii="Palatino Linotype" w:hAnsi="Palatino Linotype"/>
          <w:w w:val="0"/>
        </w:rPr>
        <w:t>ClientCo</w:t>
      </w:r>
      <w:proofErr w:type="spellEnd"/>
      <w:r w:rsidRPr="00B00B15">
        <w:rPr>
          <w:rFonts w:ascii="Palatino Linotype" w:hAnsi="Palatino Linotype"/>
          <w:w w:val="0"/>
          <w:u w:val="single"/>
        </w:rPr>
        <w:t>, Valores Mobiliários em Circulação;</w:t>
      </w:r>
      <w:r w:rsidRPr="00B00B15">
        <w:rPr>
          <w:rFonts w:ascii="Palatino Linotype" w:hAnsi="Palatino Linotype"/>
          <w:w w:val="0"/>
        </w:rPr>
        <w:t xml:space="preserve"> </w:t>
      </w:r>
      <w:r w:rsidRPr="00B00B15">
        <w:rPr>
          <w:rFonts w:ascii="Palatino Linotype" w:hAnsi="Palatino Linotype"/>
          <w:w w:val="0"/>
          <w:u w:val="single"/>
        </w:rPr>
        <w:t>Livros e Registros.</w:t>
      </w:r>
    </w:p>
    <w:p w14:paraId="0F718880" w14:textId="77777777" w:rsidR="00C12374" w:rsidRPr="00B00B15" w:rsidRDefault="00C12374" w:rsidP="00C12374">
      <w:pPr>
        <w:pStyle w:val="BodyText"/>
        <w:spacing w:line="340" w:lineRule="exact"/>
        <w:rPr>
          <w:rFonts w:ascii="Palatino Linotype" w:hAnsi="Palatino Linotype"/>
          <w:w w:val="0"/>
        </w:rPr>
      </w:pPr>
    </w:p>
    <w:p w14:paraId="118E4AF4" w14:textId="77777777" w:rsidR="00C12374" w:rsidRPr="00B00B15" w:rsidRDefault="00C12374" w:rsidP="00C12374">
      <w:pPr>
        <w:pStyle w:val="ListParagraph"/>
        <w:numPr>
          <w:ilvl w:val="0"/>
          <w:numId w:val="5"/>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 xml:space="preserve">A Vendedora é a legítima proprietária e possuidora das Ações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w:t>
      </w:r>
      <w:commentRangeStart w:id="5"/>
      <w:r w:rsidRPr="00B00B15">
        <w:rPr>
          <w:rFonts w:ascii="Palatino Linotype" w:hAnsi="Palatino Linotype"/>
          <w:w w:val="0"/>
        </w:rPr>
        <w:t>livres e desembaraçadas de quaisquer Ônus</w:t>
      </w:r>
      <w:commentRangeEnd w:id="5"/>
      <w:r w:rsidR="00825482">
        <w:rPr>
          <w:rStyle w:val="CommentReference"/>
        </w:rPr>
        <w:commentReference w:id="5"/>
      </w:r>
      <w:r w:rsidRPr="00B00B15">
        <w:rPr>
          <w:rFonts w:ascii="Palatino Linotype" w:hAnsi="Palatino Linotype"/>
          <w:w w:val="0"/>
        </w:rPr>
        <w:t>.</w:t>
      </w:r>
    </w:p>
    <w:p w14:paraId="1ADE2BD0" w14:textId="77777777" w:rsidR="00C12374" w:rsidRPr="00B00B15" w:rsidRDefault="00C12374" w:rsidP="00C12374">
      <w:pPr>
        <w:pStyle w:val="ListParagraph"/>
        <w:tabs>
          <w:tab w:val="left" w:pos="1518"/>
        </w:tabs>
        <w:spacing w:after="0" w:line="340" w:lineRule="exact"/>
        <w:ind w:left="668"/>
        <w:rPr>
          <w:rFonts w:ascii="Palatino Linotype" w:hAnsi="Palatino Linotype"/>
          <w:w w:val="0"/>
        </w:rPr>
      </w:pPr>
    </w:p>
    <w:p w14:paraId="584394BE" w14:textId="77777777" w:rsidR="00C12374" w:rsidRPr="00B00B15" w:rsidRDefault="00C12374" w:rsidP="00C12374">
      <w:pPr>
        <w:pStyle w:val="ListParagraph"/>
        <w:numPr>
          <w:ilvl w:val="0"/>
          <w:numId w:val="5"/>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 xml:space="preserve">Nenhum contrato (exceto por este Contrato), compromisso ou obrigação foi ou será, até a Data de Fechamento, celebrado ou assumido pela Vendedora com terceiros e/ou com qualquer Parte Relacionada para a venda, cessão, doação, </w:t>
      </w:r>
      <w:commentRangeStart w:id="6"/>
      <w:r w:rsidRPr="00B00B15">
        <w:rPr>
          <w:rFonts w:ascii="Palatino Linotype" w:hAnsi="Palatino Linotype"/>
          <w:w w:val="0"/>
        </w:rPr>
        <w:t>oneração</w:t>
      </w:r>
      <w:commentRangeEnd w:id="6"/>
      <w:r w:rsidR="00825482">
        <w:rPr>
          <w:rStyle w:val="CommentReference"/>
        </w:rPr>
        <w:commentReference w:id="6"/>
      </w:r>
      <w:r w:rsidRPr="00B00B15">
        <w:rPr>
          <w:rFonts w:ascii="Palatino Linotype" w:hAnsi="Palatino Linotype"/>
          <w:w w:val="0"/>
        </w:rPr>
        <w:t xml:space="preserve">, transferência e/ou disposição, direta ou indireta, das Ações </w:t>
      </w:r>
      <w:r w:rsidRPr="00B00B15">
        <w:rPr>
          <w:rFonts w:ascii="Palatino Linotype" w:hAnsi="Palatino Linotype"/>
          <w:w w:val="0"/>
        </w:rPr>
        <w:lastRenderedPageBreak/>
        <w:t xml:space="preserve">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de quaisquer bens e direitos que constituirão a UPI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conforme descrito neste Contrato, sob qualquer forma.</w:t>
      </w:r>
    </w:p>
    <w:p w14:paraId="33AE101F" w14:textId="77777777" w:rsidR="00C12374" w:rsidRPr="00B00B15" w:rsidRDefault="00C12374" w:rsidP="00C12374">
      <w:pPr>
        <w:pStyle w:val="ListParagraph"/>
        <w:tabs>
          <w:tab w:val="left" w:pos="1518"/>
        </w:tabs>
        <w:spacing w:after="0" w:line="340" w:lineRule="exact"/>
        <w:ind w:left="668"/>
        <w:rPr>
          <w:rFonts w:ascii="Palatino Linotype" w:hAnsi="Palatino Linotype"/>
          <w:w w:val="0"/>
        </w:rPr>
      </w:pPr>
    </w:p>
    <w:p w14:paraId="37AD3999" w14:textId="77777777" w:rsidR="00C12374" w:rsidRPr="00B00B15" w:rsidRDefault="00C12374" w:rsidP="00C12374">
      <w:pPr>
        <w:pStyle w:val="ListParagraph"/>
        <w:numPr>
          <w:ilvl w:val="0"/>
          <w:numId w:val="5"/>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 xml:space="preserve">Exceto pelas Ações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na Data de Fechamento não existirão: (a) quaisquer valores mobiliários conversíveis e/ou negociáveis e/ou quaisquer outras ações representativas do capital social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que tenham sido emitidas pela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(b) </w:t>
      </w:r>
      <w:commentRangeStart w:id="7"/>
      <w:r w:rsidRPr="00B00B15">
        <w:rPr>
          <w:rFonts w:ascii="Palatino Linotype" w:hAnsi="Palatino Linotype"/>
          <w:w w:val="0"/>
        </w:rPr>
        <w:t xml:space="preserve">quaisquer garantias, gravames, opções e/ou direitos relativos às Ações SPE </w:t>
      </w:r>
      <w:proofErr w:type="spellStart"/>
      <w:r w:rsidRPr="00B00B15">
        <w:rPr>
          <w:rFonts w:ascii="Palatino Linotype" w:hAnsi="Palatino Linotype"/>
          <w:w w:val="0"/>
        </w:rPr>
        <w:t>ClientCo</w:t>
      </w:r>
      <w:commentRangeEnd w:id="7"/>
      <w:proofErr w:type="spellEnd"/>
      <w:r w:rsidR="00825482">
        <w:rPr>
          <w:rStyle w:val="CommentReference"/>
        </w:rPr>
        <w:commentReference w:id="7"/>
      </w:r>
      <w:r w:rsidRPr="00B00B15">
        <w:rPr>
          <w:rFonts w:ascii="Palatino Linotype" w:hAnsi="Palatino Linotype"/>
          <w:w w:val="0"/>
        </w:rPr>
        <w:t xml:space="preserve">; (c) qualquer participação de terceiros e/ou de qualquer Parte Relacionada na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Na Data de Fechamento, todas as Ações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terão sido validamente emitidas e totalmente integralizadas mediante a conferência do Acervo </w:t>
      </w:r>
      <w:proofErr w:type="spellStart"/>
      <w:r w:rsidRPr="00B00B15">
        <w:rPr>
          <w:rFonts w:ascii="Palatino Linotype" w:hAnsi="Palatino Linotype"/>
          <w:w w:val="0"/>
        </w:rPr>
        <w:t>ClientCo</w:t>
      </w:r>
      <w:proofErr w:type="spellEnd"/>
      <w:r w:rsidRPr="00B00B15">
        <w:rPr>
          <w:rFonts w:ascii="Palatino Linotype" w:hAnsi="Palatino Linotype"/>
          <w:w w:val="0"/>
        </w:rPr>
        <w:t>, nos termos deste Contrato.</w:t>
      </w:r>
    </w:p>
    <w:p w14:paraId="0B876F3D" w14:textId="77777777" w:rsidR="00C12374" w:rsidRPr="00B00B15" w:rsidRDefault="00C12374" w:rsidP="00C12374">
      <w:pPr>
        <w:pStyle w:val="ListParagraph"/>
        <w:tabs>
          <w:tab w:val="left" w:pos="1518"/>
        </w:tabs>
        <w:spacing w:after="0" w:line="340" w:lineRule="exact"/>
        <w:ind w:left="668"/>
        <w:rPr>
          <w:rFonts w:ascii="Palatino Linotype" w:hAnsi="Palatino Linotype"/>
          <w:w w:val="0"/>
        </w:rPr>
      </w:pPr>
    </w:p>
    <w:p w14:paraId="65C323AA" w14:textId="77777777" w:rsidR="00C12374" w:rsidRPr="00B00B15" w:rsidRDefault="00C12374" w:rsidP="00C12374">
      <w:pPr>
        <w:pStyle w:val="ListParagraph"/>
        <w:numPr>
          <w:ilvl w:val="0"/>
          <w:numId w:val="5"/>
        </w:numPr>
        <w:spacing w:after="0" w:line="340" w:lineRule="exact"/>
        <w:ind w:left="851" w:firstLine="0"/>
        <w:contextualSpacing w:val="0"/>
        <w:jc w:val="both"/>
        <w:rPr>
          <w:rFonts w:ascii="Palatino Linotype" w:hAnsi="Palatino Linotype"/>
          <w:w w:val="0"/>
        </w:rPr>
      </w:pPr>
      <w:commentRangeStart w:id="8"/>
      <w:r w:rsidRPr="00B00B15">
        <w:rPr>
          <w:rFonts w:ascii="Palatino Linotype" w:hAnsi="Palatino Linotype"/>
          <w:w w:val="0"/>
        </w:rPr>
        <w:t xml:space="preserve">Na Data de Fechamento, os livros e registros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cuja existência é exigida por Lei estarão completos e corretos, e não conterão nem refletirão qualquer inexatidão material.</w:t>
      </w:r>
    </w:p>
    <w:p w14:paraId="0A3C2CEB" w14:textId="77777777" w:rsidR="00C12374" w:rsidRPr="00B00B15" w:rsidRDefault="00C12374" w:rsidP="00C12374">
      <w:pPr>
        <w:pStyle w:val="ListParagraph"/>
        <w:tabs>
          <w:tab w:val="left" w:pos="1518"/>
        </w:tabs>
        <w:spacing w:after="0" w:line="340" w:lineRule="exact"/>
        <w:ind w:left="668"/>
        <w:rPr>
          <w:rFonts w:ascii="Palatino Linotype" w:hAnsi="Palatino Linotype"/>
          <w:w w:val="0"/>
        </w:rPr>
      </w:pPr>
    </w:p>
    <w:p w14:paraId="4193E606" w14:textId="77777777" w:rsidR="00C12374" w:rsidRPr="00B00B15" w:rsidRDefault="00C12374" w:rsidP="00C12374">
      <w:pPr>
        <w:pStyle w:val="ListParagraph"/>
        <w:numPr>
          <w:ilvl w:val="0"/>
          <w:numId w:val="5"/>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 xml:space="preserve">Todos os requisitos, formalidades e prazos exigidos por qualquer Lei, referentes à convocação, instalação, realização, deliberação e aprovação das atas e registros (incluindo, quando aplicável, o registro junto às respectivas juntas comerciais estaduais) das assembleias de sócios/acionistas, demonstrações financeiras e quaisquer outros atos societários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terão sido observados e cumpridos.</w:t>
      </w:r>
      <w:commentRangeEnd w:id="8"/>
      <w:r w:rsidR="00CC55E3">
        <w:rPr>
          <w:rStyle w:val="CommentReference"/>
        </w:rPr>
        <w:commentReference w:id="8"/>
      </w:r>
    </w:p>
    <w:p w14:paraId="61EC45ED" w14:textId="77777777" w:rsidR="00C12374" w:rsidRPr="00B00B15" w:rsidRDefault="00C12374" w:rsidP="00C12374">
      <w:pPr>
        <w:pStyle w:val="BodyText"/>
        <w:spacing w:line="340" w:lineRule="exact"/>
        <w:rPr>
          <w:rFonts w:ascii="Palatino Linotype" w:hAnsi="Palatino Linotype"/>
          <w:w w:val="0"/>
        </w:rPr>
      </w:pPr>
    </w:p>
    <w:p w14:paraId="40437575"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rPr>
          <w:rFonts w:ascii="Palatino Linotype" w:hAnsi="Palatino Linotype"/>
          <w:w w:val="0"/>
        </w:rPr>
      </w:pPr>
      <w:r w:rsidRPr="00B00B15">
        <w:rPr>
          <w:rFonts w:ascii="Palatino Linotype" w:hAnsi="Palatino Linotype"/>
          <w:w w:val="0"/>
          <w:u w:val="single"/>
        </w:rPr>
        <w:t>Validade, Ausência de Violações, Consentimentos e Autorizações.</w:t>
      </w:r>
    </w:p>
    <w:p w14:paraId="76FDD39B" w14:textId="77777777" w:rsidR="00C12374" w:rsidRPr="00B00B15" w:rsidRDefault="00C12374" w:rsidP="00C12374">
      <w:pPr>
        <w:pStyle w:val="BodyText"/>
        <w:spacing w:line="340" w:lineRule="exact"/>
        <w:rPr>
          <w:rFonts w:ascii="Palatino Linotype" w:hAnsi="Palatino Linotype"/>
          <w:w w:val="0"/>
        </w:rPr>
      </w:pPr>
    </w:p>
    <w:p w14:paraId="02ABD3CE" w14:textId="77777777" w:rsidR="00C12374" w:rsidRPr="00B00B15" w:rsidRDefault="00C12374" w:rsidP="00C12374">
      <w:pPr>
        <w:pStyle w:val="ListParagraph"/>
        <w:numPr>
          <w:ilvl w:val="0"/>
          <w:numId w:val="6"/>
        </w:numPr>
        <w:spacing w:after="0" w:line="340" w:lineRule="exact"/>
        <w:ind w:left="851" w:firstLine="0"/>
        <w:contextualSpacing w:val="0"/>
        <w:jc w:val="both"/>
        <w:rPr>
          <w:rFonts w:ascii="Palatino Linotype" w:hAnsi="Palatino Linotype"/>
          <w:w w:val="0"/>
        </w:rPr>
      </w:pPr>
      <w:commentRangeStart w:id="9"/>
      <w:r w:rsidRPr="00B00B15">
        <w:rPr>
          <w:rFonts w:ascii="Palatino Linotype" w:hAnsi="Palatino Linotype"/>
          <w:w w:val="0"/>
        </w:rPr>
        <w:t>Este Contrato constitui uma obrigação válida e legalmente vinculante das Sociedades do Grupo Oi, sendo exequível perante as Sociedades do Grupo Oi em conformidade com os seus termos.</w:t>
      </w:r>
      <w:commentRangeEnd w:id="9"/>
      <w:r w:rsidR="00CC55E3">
        <w:rPr>
          <w:rStyle w:val="CommentReference"/>
        </w:rPr>
        <w:commentReference w:id="9"/>
      </w:r>
    </w:p>
    <w:p w14:paraId="14E927EE" w14:textId="77777777" w:rsidR="00C12374" w:rsidRPr="00B00B15" w:rsidRDefault="00C12374" w:rsidP="00C12374">
      <w:pPr>
        <w:pStyle w:val="ListParagraph"/>
        <w:tabs>
          <w:tab w:val="left" w:pos="1518"/>
        </w:tabs>
        <w:spacing w:after="0" w:line="340" w:lineRule="exact"/>
        <w:ind w:left="668" w:right="142"/>
        <w:rPr>
          <w:rFonts w:ascii="Palatino Linotype" w:hAnsi="Palatino Linotype"/>
          <w:w w:val="0"/>
        </w:rPr>
      </w:pPr>
    </w:p>
    <w:p w14:paraId="4FADA1BD" w14:textId="568FB12D" w:rsidR="00C12374" w:rsidRPr="00B00B15" w:rsidRDefault="00C12374" w:rsidP="00C12374">
      <w:pPr>
        <w:pStyle w:val="ListParagraph"/>
        <w:numPr>
          <w:ilvl w:val="0"/>
          <w:numId w:val="6"/>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 xml:space="preserve">A celebração e cumprimento deste Contrato pelas Sociedades do Grupo Oi e a consumação das operações aqui contempladas (a) não violam ou implicam na violação de nenhuma Lei aplicável às Sociedades do Grupo Oi e à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(b) não violam ou implicam na violação de nenhuma disposição dos atos constitutivos e societários das Sociedades do Grupo Oi e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nem com eles conflitam; (c) não violam ou implicam na violação das disposições do Plano de Recuperação Judicial; e </w:t>
      </w:r>
      <w:commentRangeStart w:id="10"/>
      <w:r w:rsidRPr="00B00B15">
        <w:rPr>
          <w:rFonts w:ascii="Palatino Linotype" w:hAnsi="Palatino Linotype"/>
          <w:w w:val="0"/>
        </w:rPr>
        <w:t xml:space="preserve">(d) exceto com relação aos contratos listados no Anexo </w:t>
      </w:r>
      <w:r w:rsidRPr="00B00B15">
        <w:rPr>
          <w:rFonts w:ascii="Palatino Linotype" w:hAnsi="Palatino Linotype"/>
          <w:b/>
          <w:bCs/>
          <w:w w:val="0"/>
        </w:rPr>
        <w:t>[●]</w:t>
      </w:r>
      <w:r w:rsidRPr="00B00B15">
        <w:rPr>
          <w:rFonts w:ascii="Palatino Linotype" w:hAnsi="Palatino Linotype"/>
          <w:w w:val="0"/>
        </w:rPr>
        <w:t xml:space="preserve"> para os quais deverá ser obtida anuência prévia para transferência para a</w:t>
      </w:r>
      <w:r>
        <w:rPr>
          <w:rFonts w:ascii="Palatino Linotype" w:hAnsi="Palatino Linotype"/>
          <w:w w:val="0"/>
        </w:rPr>
        <w:t xml:space="preserve"> </w:t>
      </w:r>
      <w:r w:rsidRPr="00B00B15">
        <w:rPr>
          <w:rFonts w:ascii="Palatino Linotype" w:hAnsi="Palatino Linotype"/>
          <w:w w:val="0"/>
        </w:rPr>
        <w:t xml:space="preserve">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não resultam em nenhuma violação, não constituem um inadimplemento, descumprimento ou inobservância e não outorgam qualquer direito de rescisão, alteração, antecipação de vencimento ou </w:t>
      </w:r>
      <w:r w:rsidRPr="00B00B15">
        <w:rPr>
          <w:rFonts w:ascii="Palatino Linotype" w:hAnsi="Palatino Linotype"/>
          <w:w w:val="0"/>
        </w:rPr>
        <w:lastRenderedPageBreak/>
        <w:t xml:space="preserve">cancelamento de qualquer Contrato Relevante ou Licença para operação do negócio compreendido pelo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do qual as Sociedades do Grupo Oi ou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sejam parte ou titulares, nem resultam na criação de um Ônus sobre qualquer parte do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desde que todos os consentimentos prévios dos respectivos terceiros ou Autoridades Governamentais previstos na </w:t>
      </w:r>
      <w:r w:rsidRPr="00B00B15">
        <w:rPr>
          <w:rFonts w:ascii="Palatino Linotype" w:hAnsi="Palatino Linotype"/>
          <w:w w:val="0"/>
          <w:u w:val="single"/>
        </w:rPr>
        <w:t xml:space="preserve">Cláusula </w:t>
      </w:r>
      <w:r w:rsidRPr="00B00B15">
        <w:rPr>
          <w:rFonts w:ascii="Palatino Linotype" w:hAnsi="Palatino Linotype"/>
          <w:w w:val="0"/>
          <w:u w:val="single"/>
        </w:rPr>
        <w:fldChar w:fldCharType="begin"/>
      </w:r>
      <w:r w:rsidRPr="00B00B15">
        <w:rPr>
          <w:rFonts w:ascii="Palatino Linotype" w:hAnsi="Palatino Linotype"/>
          <w:w w:val="0"/>
          <w:u w:val="single"/>
        </w:rPr>
        <w:instrText xml:space="preserve"> REF _Ref167872076 \r \h  \* MERGEFORMAT </w:instrText>
      </w:r>
      <w:r w:rsidRPr="00B00B15">
        <w:rPr>
          <w:rFonts w:ascii="Palatino Linotype" w:hAnsi="Palatino Linotype"/>
          <w:w w:val="0"/>
          <w:u w:val="single"/>
        </w:rPr>
      </w:r>
      <w:r w:rsidRPr="00B00B15">
        <w:rPr>
          <w:rFonts w:ascii="Palatino Linotype" w:hAnsi="Palatino Linotype"/>
          <w:w w:val="0"/>
          <w:u w:val="single"/>
        </w:rPr>
        <w:fldChar w:fldCharType="separate"/>
      </w:r>
      <w:r w:rsidR="00EB45AE">
        <w:rPr>
          <w:rFonts w:ascii="Palatino Linotype" w:hAnsi="Palatino Linotype"/>
          <w:b/>
          <w:bCs/>
          <w:w w:val="0"/>
          <w:u w:val="single"/>
        </w:rPr>
        <w:t>Erro! Fonte de referência não encontrada.</w:t>
      </w:r>
      <w:r w:rsidRPr="00B00B15">
        <w:rPr>
          <w:rFonts w:ascii="Palatino Linotype" w:hAnsi="Palatino Linotype"/>
          <w:w w:val="0"/>
          <w:u w:val="single"/>
        </w:rPr>
        <w:fldChar w:fldCharType="end"/>
      </w:r>
      <w:r w:rsidRPr="00B00B15">
        <w:rPr>
          <w:rFonts w:ascii="Palatino Linotype" w:hAnsi="Palatino Linotype"/>
          <w:w w:val="0"/>
        </w:rPr>
        <w:t xml:space="preserve"> tenham sido obtidos até a Data de Fechamento.</w:t>
      </w:r>
      <w:commentRangeEnd w:id="10"/>
      <w:r w:rsidR="004C7187">
        <w:rPr>
          <w:rStyle w:val="CommentReference"/>
        </w:rPr>
        <w:commentReference w:id="10"/>
      </w:r>
    </w:p>
    <w:p w14:paraId="5322BD0E" w14:textId="77777777" w:rsidR="00C12374" w:rsidRPr="00B00B15" w:rsidRDefault="00C12374" w:rsidP="00C12374">
      <w:pPr>
        <w:tabs>
          <w:tab w:val="left" w:pos="1518"/>
        </w:tabs>
        <w:spacing w:after="0" w:line="340" w:lineRule="exact"/>
        <w:ind w:left="668"/>
        <w:rPr>
          <w:rFonts w:ascii="Palatino Linotype" w:hAnsi="Palatino Linotype"/>
          <w:w w:val="0"/>
        </w:rPr>
      </w:pPr>
    </w:p>
    <w:p w14:paraId="76BBA36A" w14:textId="77777777" w:rsidR="00C12374" w:rsidRPr="00B00B15" w:rsidRDefault="00C12374" w:rsidP="00C12374">
      <w:pPr>
        <w:pStyle w:val="ListParagraph"/>
        <w:numPr>
          <w:ilvl w:val="0"/>
          <w:numId w:val="6"/>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Exceto pelos consentimentos prévios dos respectivos terceiros ou Autoridades Governamentais previstos neste Contrato, não é necessária nenhuma Autorização Governamental para a celebração deste Contrato nem para a implementação das operações aqui previstas e para o cumprimento das obrigações aqui estabelecidas.</w:t>
      </w:r>
    </w:p>
    <w:p w14:paraId="177917D7" w14:textId="77777777" w:rsidR="00C12374" w:rsidRPr="00B00B15" w:rsidRDefault="00C12374" w:rsidP="00C12374">
      <w:pPr>
        <w:pStyle w:val="ListParagraph"/>
        <w:tabs>
          <w:tab w:val="left" w:pos="1518"/>
        </w:tabs>
        <w:spacing w:after="0" w:line="340" w:lineRule="exact"/>
        <w:ind w:left="668"/>
        <w:rPr>
          <w:rFonts w:ascii="Palatino Linotype" w:hAnsi="Palatino Linotype"/>
          <w:w w:val="0"/>
        </w:rPr>
      </w:pPr>
    </w:p>
    <w:p w14:paraId="1B94502D" w14:textId="77777777" w:rsidR="00C12374" w:rsidRPr="00B00B15" w:rsidRDefault="00C12374" w:rsidP="00C12374">
      <w:pPr>
        <w:pStyle w:val="ListParagraph"/>
        <w:numPr>
          <w:ilvl w:val="0"/>
          <w:numId w:val="6"/>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As Sociedades do Grupo Oi cumpriram integralmente com as obrigações constantes do processo de recuperação judicial e do Plano de Recuperação Judicial, e as operações contempladas por este Contrato e pelos demais Documentos da Operação foram ou terão sido, conforme necessário, integralmente autorizadas pelo Plano de Recuperação Judicial e pelo Juízo da Recuperação Judicial.</w:t>
      </w:r>
    </w:p>
    <w:p w14:paraId="23D48340" w14:textId="77777777" w:rsidR="00C12374" w:rsidRPr="00B00B15" w:rsidRDefault="00C12374" w:rsidP="00C12374">
      <w:pPr>
        <w:pStyle w:val="ListParagraph"/>
        <w:tabs>
          <w:tab w:val="left" w:pos="1518"/>
        </w:tabs>
        <w:spacing w:after="0" w:line="340" w:lineRule="exact"/>
        <w:ind w:left="668" w:right="136"/>
        <w:rPr>
          <w:rFonts w:ascii="Palatino Linotype" w:hAnsi="Palatino Linotype"/>
          <w:w w:val="0"/>
        </w:rPr>
      </w:pPr>
    </w:p>
    <w:p w14:paraId="2ABBEADE"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rPr>
          <w:rFonts w:ascii="Palatino Linotype" w:hAnsi="Palatino Linotype"/>
          <w:w w:val="0"/>
        </w:rPr>
      </w:pPr>
      <w:r w:rsidRPr="00B00B15">
        <w:rPr>
          <w:rFonts w:ascii="Palatino Linotype" w:hAnsi="Palatino Linotype"/>
          <w:w w:val="0"/>
          <w:u w:val="single"/>
        </w:rPr>
        <w:t>Cumprimento das Leis.</w:t>
      </w:r>
    </w:p>
    <w:p w14:paraId="062E1E78" w14:textId="77777777" w:rsidR="00C12374" w:rsidRPr="00B00B15" w:rsidRDefault="00C12374" w:rsidP="00C12374">
      <w:pPr>
        <w:pStyle w:val="BodyText"/>
        <w:spacing w:line="340" w:lineRule="exact"/>
        <w:rPr>
          <w:rFonts w:ascii="Palatino Linotype" w:hAnsi="Palatino Linotype"/>
          <w:w w:val="0"/>
        </w:rPr>
      </w:pPr>
    </w:p>
    <w:p w14:paraId="32539093" w14:textId="77777777" w:rsidR="00C12374" w:rsidRPr="00B00B15" w:rsidRDefault="00C12374" w:rsidP="00C12374">
      <w:pPr>
        <w:pStyle w:val="ListParagraph"/>
        <w:numPr>
          <w:ilvl w:val="0"/>
          <w:numId w:val="7"/>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rPr>
        <w:t xml:space="preserve">A Vendedora opera, e, na Data de Fechamento,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operará o negócio compreendido pelo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em conformidade com aspectos materiais de todas as Leis aplicáveis, e sem qualquer limitação, restrição, suspensão ou qualquer forma de solução de continuidade das operações e contratos da SPE </w:t>
      </w:r>
      <w:proofErr w:type="spellStart"/>
      <w:r w:rsidRPr="00B00B15">
        <w:rPr>
          <w:rFonts w:ascii="Palatino Linotype" w:hAnsi="Palatino Linotype"/>
          <w:w w:val="0"/>
        </w:rPr>
        <w:t>ClientCo</w:t>
      </w:r>
      <w:proofErr w:type="spellEnd"/>
      <w:r w:rsidRPr="00B00B15">
        <w:rPr>
          <w:rFonts w:ascii="Palatino Linotype" w:hAnsi="Palatino Linotype"/>
          <w:w w:val="0"/>
        </w:rPr>
        <w:t>, no todo ou em parte;</w:t>
      </w:r>
    </w:p>
    <w:p w14:paraId="4ADE2CF8" w14:textId="77777777" w:rsidR="00C12374" w:rsidRPr="00B00B15" w:rsidRDefault="00C12374" w:rsidP="00C12374">
      <w:pPr>
        <w:pStyle w:val="ListParagraph"/>
        <w:tabs>
          <w:tab w:val="left" w:pos="1518"/>
        </w:tabs>
        <w:spacing w:after="0" w:line="340" w:lineRule="exact"/>
        <w:ind w:left="668"/>
        <w:rPr>
          <w:rFonts w:ascii="Palatino Linotype" w:hAnsi="Palatino Linotype"/>
          <w:w w:val="0"/>
        </w:rPr>
      </w:pPr>
    </w:p>
    <w:p w14:paraId="48701091" w14:textId="125179E2" w:rsidR="00C12374" w:rsidRPr="00B00B15" w:rsidRDefault="00C12374" w:rsidP="00C12374">
      <w:pPr>
        <w:pStyle w:val="ListParagraph"/>
        <w:numPr>
          <w:ilvl w:val="0"/>
          <w:numId w:val="7"/>
        </w:numPr>
        <w:spacing w:after="0" w:line="340" w:lineRule="exact"/>
        <w:ind w:left="851" w:firstLine="0"/>
        <w:contextualSpacing w:val="0"/>
        <w:jc w:val="both"/>
        <w:rPr>
          <w:rFonts w:ascii="Palatino Linotype" w:hAnsi="Palatino Linotype"/>
          <w:w w:val="0"/>
        </w:rPr>
      </w:pPr>
      <w:commentRangeStart w:id="11"/>
      <w:r w:rsidRPr="00B00B15">
        <w:rPr>
          <w:rFonts w:ascii="Palatino Linotype" w:hAnsi="Palatino Linotype"/>
          <w:w w:val="0"/>
        </w:rPr>
        <w:t xml:space="preserve">As Sociedades do Grupo Oi 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w:t>
      </w:r>
      <w:del w:id="12" w:author="Jurídico Societário" w:date="2024-06-12T16:07:00Z">
        <w:r w:rsidRPr="00B00B15" w:rsidDel="004C7187">
          <w:rPr>
            <w:rFonts w:ascii="Palatino Linotype" w:hAnsi="Palatino Linotype"/>
            <w:w w:val="0"/>
          </w:rPr>
          <w:delText xml:space="preserve">(a) </w:delText>
        </w:r>
      </w:del>
      <w:r w:rsidRPr="00B00B15">
        <w:rPr>
          <w:rFonts w:ascii="Palatino Linotype" w:hAnsi="Palatino Linotype"/>
          <w:w w:val="0"/>
        </w:rPr>
        <w:t>cumprem todas as Leis Brasileiras Anticorrupção;</w:t>
      </w:r>
      <w:del w:id="13" w:author="Jurídico Societário" w:date="2024-06-12T16:07:00Z">
        <w:r w:rsidRPr="00B00B15" w:rsidDel="004C7187">
          <w:rPr>
            <w:rFonts w:ascii="Palatino Linotype" w:hAnsi="Palatino Linotype"/>
            <w:w w:val="0"/>
          </w:rPr>
          <w:delText>.</w:delText>
        </w:r>
      </w:del>
      <w:commentRangeEnd w:id="11"/>
      <w:r w:rsidR="004C7187">
        <w:rPr>
          <w:rStyle w:val="CommentReference"/>
        </w:rPr>
        <w:commentReference w:id="11"/>
      </w:r>
    </w:p>
    <w:p w14:paraId="0E3868CA" w14:textId="77777777" w:rsidR="00C12374" w:rsidRPr="00B00B15" w:rsidRDefault="00C12374" w:rsidP="00C12374">
      <w:pPr>
        <w:pStyle w:val="ListParagraph"/>
        <w:tabs>
          <w:tab w:val="left" w:pos="1518"/>
        </w:tabs>
        <w:spacing w:after="0" w:line="340" w:lineRule="exact"/>
        <w:ind w:left="668" w:right="138"/>
        <w:rPr>
          <w:rFonts w:ascii="Palatino Linotype" w:hAnsi="Palatino Linotype"/>
          <w:w w:val="0"/>
        </w:rPr>
      </w:pPr>
    </w:p>
    <w:p w14:paraId="2518C641" w14:textId="77777777" w:rsidR="00C12374" w:rsidRPr="00B00B15" w:rsidRDefault="00C12374" w:rsidP="00C12374">
      <w:pPr>
        <w:pStyle w:val="ListParagraph"/>
        <w:numPr>
          <w:ilvl w:val="0"/>
          <w:numId w:val="7"/>
        </w:numPr>
        <w:spacing w:after="0" w:line="340" w:lineRule="exact"/>
        <w:ind w:left="851" w:firstLine="0"/>
        <w:contextualSpacing w:val="0"/>
        <w:jc w:val="both"/>
        <w:rPr>
          <w:rFonts w:ascii="Palatino Linotype" w:hAnsi="Palatino Linotype"/>
          <w:w w:val="0"/>
        </w:rPr>
      </w:pPr>
      <w:commentRangeStart w:id="14"/>
      <w:r w:rsidRPr="00B00B15">
        <w:rPr>
          <w:rFonts w:ascii="Palatino Linotype" w:hAnsi="Palatino Linotype"/>
          <w:w w:val="0"/>
        </w:rPr>
        <w:t xml:space="preserve">Na Data de Fechamento,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 seus Representantes terão cumprido com todos os requisitos da Lei nº 13.709, de 14 de agosto de 2018 (</w:t>
      </w:r>
      <w:r w:rsidRPr="00B00B15">
        <w:rPr>
          <w:rFonts w:ascii="Palatino Linotype" w:hAnsi="Palatino Linotype"/>
          <w:bCs/>
          <w:w w:val="0"/>
        </w:rPr>
        <w:t>“</w:t>
      </w:r>
      <w:r w:rsidRPr="00B00B15">
        <w:rPr>
          <w:rFonts w:ascii="Palatino Linotype" w:hAnsi="Palatino Linotype"/>
          <w:bCs/>
          <w:w w:val="0"/>
          <w:u w:val="single"/>
        </w:rPr>
        <w:t>Lei Geral de Proteção de Dados</w:t>
      </w:r>
      <w:r w:rsidRPr="00B00B15">
        <w:rPr>
          <w:rFonts w:ascii="Palatino Linotype" w:hAnsi="Palatino Linotype"/>
          <w:bCs/>
          <w:w w:val="0"/>
        </w:rPr>
        <w:t>”</w:t>
      </w:r>
      <w:r w:rsidRPr="00B00B15">
        <w:rPr>
          <w:rFonts w:ascii="Palatino Linotype" w:hAnsi="Palatino Linotype"/>
          <w:w w:val="0"/>
        </w:rPr>
        <w:t xml:space="preserve">) e não terão tomado qualquer ação direta ou indireta que resultaria em uma violação pela respectiva Pessoa da Lei Geral de Proteção de Dados, exceto nos casos em que o descumprimento e/ou violação não acarrete uma consequência adversa material para a SPE </w:t>
      </w:r>
      <w:proofErr w:type="spellStart"/>
      <w:r w:rsidRPr="00B00B15">
        <w:rPr>
          <w:rFonts w:ascii="Palatino Linotype" w:hAnsi="Palatino Linotype"/>
          <w:w w:val="0"/>
        </w:rPr>
        <w:t>ClientCo</w:t>
      </w:r>
      <w:proofErr w:type="spellEnd"/>
      <w:r w:rsidRPr="00B00B15">
        <w:rPr>
          <w:rFonts w:ascii="Palatino Linotype" w:hAnsi="Palatino Linotype"/>
          <w:w w:val="0"/>
        </w:rPr>
        <w:t>.</w:t>
      </w:r>
      <w:commentRangeEnd w:id="14"/>
      <w:r w:rsidR="004C7187">
        <w:rPr>
          <w:rStyle w:val="CommentReference"/>
        </w:rPr>
        <w:commentReference w:id="14"/>
      </w:r>
    </w:p>
    <w:p w14:paraId="427A8048" w14:textId="77777777" w:rsidR="00C12374" w:rsidRPr="00B00B15" w:rsidRDefault="00C12374" w:rsidP="00C12374">
      <w:pPr>
        <w:pStyle w:val="BodyText"/>
        <w:spacing w:line="340" w:lineRule="exact"/>
        <w:rPr>
          <w:rFonts w:ascii="Palatino Linotype" w:hAnsi="Palatino Linotype"/>
          <w:w w:val="0"/>
        </w:rPr>
      </w:pPr>
    </w:p>
    <w:p w14:paraId="70982DBC"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rPr>
          <w:rFonts w:ascii="Palatino Linotype" w:hAnsi="Palatino Linotype"/>
          <w:w w:val="0"/>
        </w:rPr>
      </w:pPr>
      <w:bookmarkStart w:id="15" w:name="_bookmark0"/>
      <w:bookmarkEnd w:id="15"/>
      <w:r w:rsidRPr="00B00B15">
        <w:rPr>
          <w:rFonts w:ascii="Palatino Linotype" w:hAnsi="Palatino Linotype"/>
          <w:w w:val="0"/>
          <w:u w:val="single"/>
        </w:rPr>
        <w:t>Licenças.</w:t>
      </w:r>
    </w:p>
    <w:p w14:paraId="191F6E80" w14:textId="77777777" w:rsidR="00C12374" w:rsidRPr="00B00B15" w:rsidRDefault="00C12374" w:rsidP="00C12374">
      <w:pPr>
        <w:pStyle w:val="BodyText"/>
        <w:spacing w:line="340" w:lineRule="exact"/>
        <w:rPr>
          <w:rFonts w:ascii="Palatino Linotype" w:hAnsi="Palatino Linotype"/>
          <w:w w:val="0"/>
        </w:rPr>
      </w:pPr>
    </w:p>
    <w:p w14:paraId="65DED8DF" w14:textId="77777777" w:rsidR="00C12374" w:rsidRPr="00B00B15" w:rsidRDefault="00C12374" w:rsidP="00C12374">
      <w:pPr>
        <w:pStyle w:val="ListParagraph"/>
        <w:numPr>
          <w:ilvl w:val="0"/>
          <w:numId w:val="8"/>
        </w:numPr>
        <w:spacing w:after="0" w:line="340" w:lineRule="exact"/>
        <w:ind w:left="851" w:firstLine="0"/>
        <w:contextualSpacing w:val="0"/>
        <w:jc w:val="both"/>
        <w:rPr>
          <w:rFonts w:ascii="Palatino Linotype" w:hAnsi="Palatino Linotype"/>
          <w:w w:val="0"/>
        </w:rPr>
      </w:pPr>
      <w:r w:rsidRPr="00B00B15">
        <w:rPr>
          <w:rFonts w:ascii="Palatino Linotype" w:hAnsi="Palatino Linotype"/>
          <w:w w:val="0"/>
          <w:shd w:val="clear" w:color="auto" w:fill="D2D2D2"/>
        </w:rPr>
        <w:lastRenderedPageBreak/>
        <w:t>[Exceto pelo disposto no Anexo 7.1.5,]</w:t>
      </w:r>
      <w:r w:rsidRPr="00B00B15">
        <w:rPr>
          <w:rFonts w:ascii="Palatino Linotype" w:hAnsi="Palatino Linotype"/>
          <w:w w:val="0"/>
        </w:rPr>
        <w:t xml:space="preserve"> </w:t>
      </w:r>
      <w:commentRangeStart w:id="16"/>
      <w:r w:rsidRPr="00B00B15">
        <w:rPr>
          <w:rFonts w:ascii="Palatino Linotype" w:hAnsi="Palatino Linotype"/>
          <w:w w:val="0"/>
        </w:rPr>
        <w:t xml:space="preserve">a Vendedora possui e, a partir da Contribuição do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possuirá, todas as Licenças necessárias para operar o negócio compreendido pelo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 todas as referidas Licenças estão, em relação à Vendedora e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 estarão, em relação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na Data de Fechamento, válidas e em pleno vigor e efeito. Nenhuma violação foi registrada em relação a quaisquer de tais Licenças, e nenhum processo ou procedimento administrativo encontra-se em andamento ou, segundo o Conhecimento da Vendedora, </w:t>
      </w:r>
      <w:r w:rsidRPr="002640EC">
        <w:rPr>
          <w:rFonts w:ascii="Palatino Linotype" w:hAnsi="Palatino Linotype"/>
          <w:w w:val="0"/>
        </w:rPr>
        <w:t xml:space="preserve">pode resultar em sanção que implique extinção ou limitação de quaisquer de referidas Licenças ou paralização das operações desenvolvidas pelo Acervo </w:t>
      </w:r>
      <w:proofErr w:type="spellStart"/>
      <w:r w:rsidRPr="002640EC">
        <w:rPr>
          <w:rFonts w:ascii="Palatino Linotype" w:hAnsi="Palatino Linotype"/>
          <w:w w:val="0"/>
        </w:rPr>
        <w:t>ClientCo</w:t>
      </w:r>
      <w:proofErr w:type="spellEnd"/>
      <w:r w:rsidRPr="002640EC">
        <w:rPr>
          <w:rFonts w:ascii="Palatino Linotype" w:hAnsi="Palatino Linotype"/>
          <w:w w:val="0"/>
        </w:rPr>
        <w:t xml:space="preserve">. A SPE </w:t>
      </w:r>
      <w:proofErr w:type="spellStart"/>
      <w:r w:rsidRPr="002640EC">
        <w:rPr>
          <w:rFonts w:ascii="Palatino Linotype" w:hAnsi="Palatino Linotype"/>
          <w:w w:val="0"/>
        </w:rPr>
        <w:t>ClientCo</w:t>
      </w:r>
      <w:proofErr w:type="spellEnd"/>
      <w:r w:rsidRPr="002640EC">
        <w:rPr>
          <w:rFonts w:ascii="Palatino Linotype" w:hAnsi="Palatino Linotype"/>
          <w:w w:val="0"/>
        </w:rPr>
        <w:t xml:space="preserve"> manterá, após sua obtenção, as Licenças em pleno vigor e efeito e sem violações até a Data do Fechamento</w:t>
      </w:r>
      <w:r w:rsidRPr="00B00B15">
        <w:rPr>
          <w:rFonts w:ascii="Palatino Linotype" w:hAnsi="Palatino Linotype"/>
          <w:w w:val="0"/>
        </w:rPr>
        <w:t>.</w:t>
      </w:r>
      <w:commentRangeEnd w:id="16"/>
      <w:r w:rsidR="004C7187">
        <w:rPr>
          <w:rStyle w:val="CommentReference"/>
        </w:rPr>
        <w:commentReference w:id="16"/>
      </w:r>
    </w:p>
    <w:p w14:paraId="3132E1F1" w14:textId="77777777" w:rsidR="00C12374" w:rsidRPr="00B00B15" w:rsidRDefault="00C12374" w:rsidP="00C12374">
      <w:pPr>
        <w:pStyle w:val="BodyText"/>
        <w:spacing w:line="340" w:lineRule="exact"/>
        <w:rPr>
          <w:rFonts w:ascii="Palatino Linotype" w:hAnsi="Palatino Linotype"/>
          <w:w w:val="0"/>
        </w:rPr>
      </w:pPr>
    </w:p>
    <w:p w14:paraId="0812A8DB" w14:textId="77777777" w:rsidR="00C12374" w:rsidRPr="00B00B15" w:rsidRDefault="00C12374" w:rsidP="00C12374">
      <w:pPr>
        <w:pStyle w:val="BodyText"/>
        <w:spacing w:line="340" w:lineRule="exact"/>
        <w:ind w:right="18"/>
        <w:jc w:val="both"/>
        <w:rPr>
          <w:rFonts w:ascii="Palatino Linotype" w:hAnsi="Palatino Linotype"/>
          <w:w w:val="0"/>
        </w:rPr>
      </w:pPr>
    </w:p>
    <w:p w14:paraId="4EE485EA" w14:textId="7F661680"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bookmarkStart w:id="17" w:name="_bookmark1"/>
      <w:bookmarkStart w:id="18" w:name="_Ref167873064"/>
      <w:bookmarkEnd w:id="17"/>
      <w:r w:rsidRPr="00B00B15">
        <w:rPr>
          <w:rFonts w:ascii="Palatino Linotype" w:hAnsi="Palatino Linotype"/>
          <w:w w:val="0"/>
          <w:u w:val="single"/>
        </w:rPr>
        <w:t>Contratos Relevantes</w:t>
      </w:r>
      <w:r w:rsidRPr="00B00B15">
        <w:rPr>
          <w:rFonts w:ascii="Palatino Linotype" w:hAnsi="Palatino Linotype"/>
          <w:w w:val="0"/>
        </w:rPr>
        <w:t xml:space="preserve">. O </w:t>
      </w:r>
      <w:r w:rsidRPr="00B00B15">
        <w:rPr>
          <w:rFonts w:ascii="Palatino Linotype" w:hAnsi="Palatino Linotype"/>
          <w:w w:val="0"/>
          <w:u w:val="single"/>
        </w:rPr>
        <w:t xml:space="preserve">Anexo </w:t>
      </w:r>
      <w:r w:rsidRPr="00B00B15">
        <w:rPr>
          <w:rFonts w:ascii="Palatino Linotype" w:hAnsi="Palatino Linotype"/>
          <w:w w:val="0"/>
          <w:u w:val="single"/>
        </w:rPr>
        <w:fldChar w:fldCharType="begin"/>
      </w:r>
      <w:r w:rsidRPr="00B00B15">
        <w:rPr>
          <w:rFonts w:ascii="Palatino Linotype" w:hAnsi="Palatino Linotype"/>
          <w:w w:val="0"/>
          <w:u w:val="single"/>
        </w:rPr>
        <w:instrText xml:space="preserve"> REF _Ref167873064 \r \h  \* MERGEFORMAT </w:instrText>
      </w:r>
      <w:r w:rsidRPr="00B00B15">
        <w:rPr>
          <w:rFonts w:ascii="Palatino Linotype" w:hAnsi="Palatino Linotype"/>
          <w:w w:val="0"/>
          <w:u w:val="single"/>
        </w:rPr>
      </w:r>
      <w:r w:rsidRPr="00B00B15">
        <w:rPr>
          <w:rFonts w:ascii="Palatino Linotype" w:hAnsi="Palatino Linotype"/>
          <w:w w:val="0"/>
          <w:u w:val="single"/>
        </w:rPr>
        <w:fldChar w:fldCharType="separate"/>
      </w:r>
      <w:r w:rsidR="00EB45AE">
        <w:rPr>
          <w:rFonts w:ascii="Palatino Linotype" w:hAnsi="Palatino Linotype"/>
          <w:w w:val="0"/>
          <w:u w:val="single"/>
        </w:rPr>
        <w:t>7.1.6</w:t>
      </w:r>
      <w:r w:rsidRPr="00B00B15">
        <w:rPr>
          <w:rFonts w:ascii="Palatino Linotype" w:hAnsi="Palatino Linotype"/>
          <w:w w:val="0"/>
          <w:u w:val="single"/>
        </w:rPr>
        <w:fldChar w:fldCharType="end"/>
      </w:r>
      <w:r w:rsidRPr="00B00B15">
        <w:rPr>
          <w:rFonts w:ascii="Palatino Linotype" w:hAnsi="Palatino Linotype"/>
          <w:w w:val="0"/>
        </w:rPr>
        <w:t xml:space="preserve"> </w:t>
      </w:r>
      <w:commentRangeStart w:id="19"/>
      <w:r w:rsidRPr="00B00B15">
        <w:rPr>
          <w:rFonts w:ascii="Palatino Linotype" w:hAnsi="Palatino Linotype"/>
          <w:w w:val="0"/>
        </w:rPr>
        <w:t xml:space="preserve">contém uma lista completa de todos os Contratos Relevantes, atualmente em vigor, dos quais, na presente data, a Vendedora é parte e que serão transferidos para a SPE </w:t>
      </w:r>
      <w:proofErr w:type="spellStart"/>
      <w:r w:rsidRPr="00B00B15">
        <w:rPr>
          <w:rFonts w:ascii="Palatino Linotype" w:hAnsi="Palatino Linotype"/>
          <w:w w:val="0"/>
        </w:rPr>
        <w:t>ClientCo</w:t>
      </w:r>
      <w:proofErr w:type="spellEnd"/>
      <w:r w:rsidRPr="00B00B15">
        <w:rPr>
          <w:rFonts w:ascii="Palatino Linotype" w:hAnsi="Palatino Linotype"/>
          <w:w w:val="0"/>
        </w:rPr>
        <w:t>, total ou parcialmente, até a Data de Fechamento.</w:t>
      </w:r>
      <w:commentRangeEnd w:id="19"/>
      <w:r w:rsidR="00641D91">
        <w:rPr>
          <w:rStyle w:val="CommentReference"/>
        </w:rPr>
        <w:commentReference w:id="19"/>
      </w:r>
      <w:r w:rsidRPr="00B00B15">
        <w:rPr>
          <w:rFonts w:ascii="Palatino Linotype" w:hAnsi="Palatino Linotype"/>
          <w:w w:val="0"/>
        </w:rPr>
        <w:t xml:space="preserve"> Em relação a cada Contrato Relevante indicado no referido </w:t>
      </w:r>
      <w:r w:rsidRPr="00B00B15">
        <w:rPr>
          <w:rFonts w:ascii="Palatino Linotype" w:hAnsi="Palatino Linotype"/>
          <w:w w:val="0"/>
          <w:u w:val="single"/>
        </w:rPr>
        <w:t>Anexo </w:t>
      </w:r>
      <w:r w:rsidRPr="00B00B15">
        <w:rPr>
          <w:rFonts w:ascii="Palatino Linotype" w:hAnsi="Palatino Linotype"/>
          <w:w w:val="0"/>
          <w:u w:val="single"/>
        </w:rPr>
        <w:fldChar w:fldCharType="begin"/>
      </w:r>
      <w:r w:rsidRPr="00B00B15">
        <w:rPr>
          <w:rFonts w:ascii="Palatino Linotype" w:hAnsi="Palatino Linotype"/>
          <w:w w:val="0"/>
          <w:u w:val="single"/>
        </w:rPr>
        <w:instrText xml:space="preserve"> REF _Ref167873064 \r \h  \* MERGEFORMAT </w:instrText>
      </w:r>
      <w:r w:rsidRPr="00B00B15">
        <w:rPr>
          <w:rFonts w:ascii="Palatino Linotype" w:hAnsi="Palatino Linotype"/>
          <w:w w:val="0"/>
          <w:u w:val="single"/>
        </w:rPr>
      </w:r>
      <w:r w:rsidRPr="00B00B15">
        <w:rPr>
          <w:rFonts w:ascii="Palatino Linotype" w:hAnsi="Palatino Linotype"/>
          <w:w w:val="0"/>
          <w:u w:val="single"/>
        </w:rPr>
        <w:fldChar w:fldCharType="separate"/>
      </w:r>
      <w:r w:rsidR="00EB45AE">
        <w:rPr>
          <w:rFonts w:ascii="Palatino Linotype" w:hAnsi="Palatino Linotype"/>
          <w:w w:val="0"/>
          <w:u w:val="single"/>
        </w:rPr>
        <w:t>7.1.6</w:t>
      </w:r>
      <w:r w:rsidRPr="00B00B15">
        <w:rPr>
          <w:rFonts w:ascii="Palatino Linotype" w:hAnsi="Palatino Linotype"/>
          <w:w w:val="0"/>
          <w:u w:val="single"/>
        </w:rPr>
        <w:fldChar w:fldCharType="end"/>
      </w:r>
      <w:r w:rsidRPr="00B00B15">
        <w:rPr>
          <w:rFonts w:ascii="Palatino Linotype" w:hAnsi="Palatino Linotype"/>
          <w:w w:val="0"/>
        </w:rPr>
        <w:t xml:space="preserve">, (i) a Vendedora não está inadimplente e não tem Conhecimento de qualquer evento que, em decorrência de notificação ou de decurso de prazo, ou ambos, possa ser caracterizado como um inadimplemento comprovado e/ou, de qualquer forma, possa limitar a capacidade da Vendedora ou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de exercer seus direitos e/ou exigir o cumprimento das obrigações ali previstas; (</w:t>
      </w:r>
      <w:proofErr w:type="spellStart"/>
      <w:r w:rsidRPr="00B00B15">
        <w:rPr>
          <w:rFonts w:ascii="Palatino Linotype" w:hAnsi="Palatino Linotype"/>
          <w:w w:val="0"/>
        </w:rPr>
        <w:t>ii</w:t>
      </w:r>
      <w:proofErr w:type="spellEnd"/>
      <w:r w:rsidRPr="00B00B15">
        <w:rPr>
          <w:rFonts w:ascii="Palatino Linotype" w:hAnsi="Palatino Linotype"/>
          <w:w w:val="0"/>
        </w:rPr>
        <w:t>) no Conhecimento das Sociedades do Grupo Oi, não ocorreu qualquer fato que possa dar causa ao seu término, mesmo que parcial, ou ao seu vencimento antecipado; (</w:t>
      </w:r>
      <w:proofErr w:type="spellStart"/>
      <w:r w:rsidRPr="00B00B15">
        <w:rPr>
          <w:rFonts w:ascii="Palatino Linotype" w:hAnsi="Palatino Linotype"/>
          <w:w w:val="0"/>
        </w:rPr>
        <w:t>iii</w:t>
      </w:r>
      <w:proofErr w:type="spellEnd"/>
      <w:r w:rsidRPr="00B00B15">
        <w:rPr>
          <w:rFonts w:ascii="Palatino Linotype" w:hAnsi="Palatino Linotype"/>
          <w:w w:val="0"/>
        </w:rPr>
        <w:t xml:space="preserve">) não ocorreu qualquer fato relevante que possa impedir ou prejudicar o seu cumprimento; exceto na medida em que não seja razoavelmente esperado que a eventual existência de fatos que possam resultar em qualquer das consequências indicadas acima acarrete uma consequência adversa material para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em relação aos Contratos Relevantes transferidos.</w:t>
      </w:r>
      <w:bookmarkEnd w:id="18"/>
    </w:p>
    <w:p w14:paraId="2FF2503B" w14:textId="77777777" w:rsidR="00C12374" w:rsidRPr="00B00B15" w:rsidRDefault="00C12374" w:rsidP="00C12374">
      <w:pPr>
        <w:pStyle w:val="BodyText"/>
        <w:spacing w:line="340" w:lineRule="exact"/>
        <w:rPr>
          <w:rFonts w:ascii="Palatino Linotype" w:hAnsi="Palatino Linotype"/>
          <w:w w:val="0"/>
        </w:rPr>
      </w:pPr>
    </w:p>
    <w:p w14:paraId="7DFCA253" w14:textId="35F48394"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bookmarkStart w:id="20" w:name="_bookmark2"/>
      <w:bookmarkStart w:id="21" w:name="_Ref167873113"/>
      <w:bookmarkEnd w:id="20"/>
      <w:r w:rsidRPr="00B00B15">
        <w:rPr>
          <w:rFonts w:ascii="Palatino Linotype" w:hAnsi="Palatino Linotype"/>
          <w:w w:val="0"/>
          <w:u w:val="single"/>
        </w:rPr>
        <w:t xml:space="preserve">Contratos com Partes </w:t>
      </w:r>
      <w:commentRangeStart w:id="22"/>
      <w:r w:rsidRPr="00B00B15">
        <w:rPr>
          <w:rFonts w:ascii="Palatino Linotype" w:hAnsi="Palatino Linotype"/>
          <w:w w:val="0"/>
          <w:u w:val="single"/>
        </w:rPr>
        <w:t>Relacionadas</w:t>
      </w:r>
      <w:commentRangeEnd w:id="22"/>
      <w:r w:rsidR="000F582B">
        <w:rPr>
          <w:rStyle w:val="CommentReference"/>
        </w:rPr>
        <w:commentReference w:id="22"/>
      </w:r>
      <w:r w:rsidRPr="00B00B15">
        <w:rPr>
          <w:rFonts w:ascii="Palatino Linotype" w:hAnsi="Palatino Linotype"/>
          <w:w w:val="0"/>
        </w:rPr>
        <w:t xml:space="preserve">. </w:t>
      </w:r>
      <w:commentRangeStart w:id="23"/>
      <w:r w:rsidRPr="00B00B15">
        <w:rPr>
          <w:rFonts w:ascii="Palatino Linotype" w:hAnsi="Palatino Linotype"/>
          <w:w w:val="0"/>
        </w:rPr>
        <w:t xml:space="preserve">O </w:t>
      </w:r>
      <w:r w:rsidRPr="00B00B15">
        <w:rPr>
          <w:rFonts w:ascii="Palatino Linotype" w:hAnsi="Palatino Linotype"/>
          <w:w w:val="0"/>
          <w:u w:val="single"/>
        </w:rPr>
        <w:t xml:space="preserve">Anexo </w:t>
      </w:r>
      <w:r w:rsidRPr="00B00B15">
        <w:rPr>
          <w:rFonts w:ascii="Palatino Linotype" w:hAnsi="Palatino Linotype"/>
          <w:w w:val="0"/>
          <w:u w:val="single"/>
        </w:rPr>
        <w:fldChar w:fldCharType="begin"/>
      </w:r>
      <w:r w:rsidRPr="00B00B15">
        <w:rPr>
          <w:rFonts w:ascii="Palatino Linotype" w:hAnsi="Palatino Linotype"/>
          <w:w w:val="0"/>
          <w:u w:val="single"/>
        </w:rPr>
        <w:instrText xml:space="preserve"> REF _Ref167873113 \r \h  \* MERGEFORMAT </w:instrText>
      </w:r>
      <w:r w:rsidRPr="00B00B15">
        <w:rPr>
          <w:rFonts w:ascii="Palatino Linotype" w:hAnsi="Palatino Linotype"/>
          <w:w w:val="0"/>
          <w:u w:val="single"/>
        </w:rPr>
      </w:r>
      <w:r w:rsidRPr="00B00B15">
        <w:rPr>
          <w:rFonts w:ascii="Palatino Linotype" w:hAnsi="Palatino Linotype"/>
          <w:w w:val="0"/>
          <w:u w:val="single"/>
        </w:rPr>
        <w:fldChar w:fldCharType="separate"/>
      </w:r>
      <w:r w:rsidR="00EB45AE">
        <w:rPr>
          <w:rFonts w:ascii="Palatino Linotype" w:hAnsi="Palatino Linotype"/>
          <w:w w:val="0"/>
          <w:u w:val="single"/>
        </w:rPr>
        <w:t>7.1.7</w:t>
      </w:r>
      <w:r w:rsidRPr="00B00B15">
        <w:rPr>
          <w:rFonts w:ascii="Palatino Linotype" w:hAnsi="Palatino Linotype"/>
          <w:w w:val="0"/>
          <w:u w:val="single"/>
        </w:rPr>
        <w:fldChar w:fldCharType="end"/>
      </w:r>
      <w:r w:rsidRPr="00B00B15">
        <w:rPr>
          <w:rFonts w:ascii="Palatino Linotype" w:hAnsi="Palatino Linotype"/>
          <w:w w:val="0"/>
        </w:rPr>
        <w:t xml:space="preserve"> contém uma lista completa de todos os contratos atualmente em vigor entre a Vendedora e suas Afiliadas, que serão rescindidos e posteriormente firmados pela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na Data de Fechamento.</w:t>
      </w:r>
      <w:bookmarkEnd w:id="21"/>
      <w:commentRangeEnd w:id="23"/>
      <w:r w:rsidR="00641D91">
        <w:rPr>
          <w:rStyle w:val="CommentReference"/>
        </w:rPr>
        <w:commentReference w:id="23"/>
      </w:r>
    </w:p>
    <w:p w14:paraId="5FEC4183" w14:textId="77777777" w:rsidR="00C12374" w:rsidRPr="00B00B15" w:rsidRDefault="00C12374" w:rsidP="00C12374">
      <w:pPr>
        <w:pStyle w:val="BodyText"/>
        <w:spacing w:line="340" w:lineRule="exact"/>
        <w:rPr>
          <w:rFonts w:ascii="Palatino Linotype" w:hAnsi="Palatino Linotype"/>
          <w:w w:val="0"/>
        </w:rPr>
      </w:pPr>
    </w:p>
    <w:p w14:paraId="059A2612"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r w:rsidRPr="00B00B15">
        <w:rPr>
          <w:rFonts w:ascii="Palatino Linotype" w:hAnsi="Palatino Linotype"/>
          <w:w w:val="0"/>
          <w:u w:val="single"/>
        </w:rPr>
        <w:t>Ausência de Litígios Impeditivos à Operação</w:t>
      </w:r>
      <w:r w:rsidRPr="00B00B15">
        <w:rPr>
          <w:rFonts w:ascii="Palatino Linotype" w:hAnsi="Palatino Linotype"/>
          <w:w w:val="0"/>
        </w:rPr>
        <w:t xml:space="preserve">. </w:t>
      </w:r>
      <w:commentRangeStart w:id="24"/>
      <w:r w:rsidRPr="00B00B15">
        <w:rPr>
          <w:rFonts w:ascii="Palatino Linotype" w:hAnsi="Palatino Linotype"/>
          <w:w w:val="0"/>
        </w:rPr>
        <w:t xml:space="preserve">Não há qualquer Demanda em curso ou, no Conhecimento das Sociedades do Grupo Oi, ameaçada contra as Sociedades do Grupo Oi e/ou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que possa de qualquer forma impedir, limitar e/ou retardar o implemento da Operação, </w:t>
      </w:r>
      <w:proofErr w:type="gramStart"/>
      <w:r w:rsidRPr="00B00B15">
        <w:rPr>
          <w:rFonts w:ascii="Palatino Linotype" w:hAnsi="Palatino Linotype"/>
          <w:w w:val="0"/>
        </w:rPr>
        <w:t>incluindo</w:t>
      </w:r>
      <w:proofErr w:type="gramEnd"/>
      <w:r w:rsidRPr="00B00B15">
        <w:rPr>
          <w:rFonts w:ascii="Palatino Linotype" w:hAnsi="Palatino Linotype"/>
          <w:w w:val="0"/>
        </w:rPr>
        <w:t xml:space="preserve"> mas não se limitando, às obrigações estabelecidas nesse Contrato e quaisquer outros Documentos da Operação.</w:t>
      </w:r>
      <w:commentRangeEnd w:id="24"/>
      <w:r w:rsidR="00641D91">
        <w:rPr>
          <w:rStyle w:val="CommentReference"/>
        </w:rPr>
        <w:commentReference w:id="24"/>
      </w:r>
    </w:p>
    <w:p w14:paraId="05B32E19" w14:textId="77777777" w:rsidR="00C12374" w:rsidRPr="00B00B15" w:rsidRDefault="00C12374" w:rsidP="00C12374">
      <w:pPr>
        <w:pStyle w:val="BodyText"/>
        <w:spacing w:line="340" w:lineRule="exact"/>
        <w:rPr>
          <w:rFonts w:ascii="Palatino Linotype" w:hAnsi="Palatino Linotype"/>
          <w:w w:val="0"/>
        </w:rPr>
      </w:pPr>
    </w:p>
    <w:p w14:paraId="45FC3957"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commentRangeStart w:id="25"/>
      <w:r w:rsidRPr="00B00B15">
        <w:rPr>
          <w:rFonts w:ascii="Palatino Linotype" w:hAnsi="Palatino Linotype"/>
          <w:w w:val="0"/>
          <w:u w:val="single"/>
        </w:rPr>
        <w:t>Obrigações</w:t>
      </w:r>
      <w:r w:rsidRPr="00B00B15">
        <w:rPr>
          <w:rFonts w:ascii="Palatino Linotype" w:hAnsi="Palatino Linotype"/>
          <w:w w:val="0"/>
        </w:rPr>
        <w:t xml:space="preserve">. Não há, no Conhecimento das Sociedades do Grupo Oi, qualquer </w:t>
      </w:r>
      <w:r w:rsidRPr="00B00B15">
        <w:rPr>
          <w:rFonts w:ascii="Palatino Linotype" w:hAnsi="Palatino Linotype"/>
          <w:w w:val="0"/>
        </w:rPr>
        <w:lastRenderedPageBreak/>
        <w:t xml:space="preserve">obrigação decorrente dos Contratos Relevantes ou de Decisão de Autoridade Governamental relativa aos Contratos Relevantes e relacionada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incluindo, mas não se limitando a, obrigações com fornecedores, clientes e empregados, bem como obrigações de fazer e não fazer, a que a Vendedora está, e que, na Data de Fechamento,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estará, sujeita, que não esteja devidamente prevista nos Contratos Relevantes celebrados entre a Vendedora e a respectiva Pessoa.</w:t>
      </w:r>
      <w:commentRangeEnd w:id="25"/>
      <w:r w:rsidR="000F582B">
        <w:rPr>
          <w:rStyle w:val="CommentReference"/>
        </w:rPr>
        <w:commentReference w:id="25"/>
      </w:r>
    </w:p>
    <w:p w14:paraId="7830AAA6" w14:textId="77777777" w:rsidR="00C12374" w:rsidRPr="00B00B15" w:rsidRDefault="00C12374" w:rsidP="00C12374">
      <w:pPr>
        <w:pStyle w:val="BodyText"/>
        <w:spacing w:line="340" w:lineRule="exact"/>
        <w:rPr>
          <w:rFonts w:ascii="Palatino Linotype" w:hAnsi="Palatino Linotype"/>
          <w:w w:val="0"/>
        </w:rPr>
      </w:pPr>
    </w:p>
    <w:p w14:paraId="7E0F9FA8"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bookmarkStart w:id="26" w:name="_bookmark3"/>
      <w:bookmarkEnd w:id="26"/>
      <w:r w:rsidRPr="00B00B15">
        <w:rPr>
          <w:rFonts w:ascii="Palatino Linotype" w:hAnsi="Palatino Linotype"/>
          <w:w w:val="0"/>
          <w:u w:val="single"/>
        </w:rPr>
        <w:t>Curso Normal dos Negócios</w:t>
      </w:r>
      <w:r w:rsidRPr="00B00B15">
        <w:rPr>
          <w:rFonts w:ascii="Palatino Linotype" w:hAnsi="Palatino Linotype"/>
          <w:w w:val="0"/>
        </w:rPr>
        <w:t xml:space="preserve">. </w:t>
      </w:r>
      <w:r w:rsidRPr="00B00B15">
        <w:rPr>
          <w:rFonts w:ascii="Palatino Linotype" w:hAnsi="Palatino Linotype"/>
          <w:w w:val="0"/>
          <w:shd w:val="clear" w:color="auto" w:fill="D2D2D2"/>
        </w:rPr>
        <w:t>[Exceto conforme previsto no Anexo 7.1.</w:t>
      </w:r>
      <w:commentRangeStart w:id="27"/>
      <w:r w:rsidRPr="00B00B15">
        <w:rPr>
          <w:rFonts w:ascii="Palatino Linotype" w:hAnsi="Palatino Linotype"/>
          <w:w w:val="0"/>
          <w:shd w:val="clear" w:color="auto" w:fill="D2D2D2"/>
        </w:rPr>
        <w:t>10</w:t>
      </w:r>
      <w:commentRangeEnd w:id="27"/>
      <w:r w:rsidR="00500CE5">
        <w:rPr>
          <w:rStyle w:val="CommentReference"/>
        </w:rPr>
        <w:commentReference w:id="27"/>
      </w:r>
      <w:r w:rsidRPr="00B00B15">
        <w:rPr>
          <w:rFonts w:ascii="Palatino Linotype" w:hAnsi="Palatino Linotype"/>
          <w:w w:val="0"/>
          <w:shd w:val="clear" w:color="auto" w:fill="D2D2D2"/>
        </w:rPr>
        <w:t>,],</w:t>
      </w:r>
      <w:r w:rsidRPr="00B00B15">
        <w:rPr>
          <w:rFonts w:ascii="Palatino Linotype" w:hAnsi="Palatino Linotype"/>
          <w:w w:val="0"/>
        </w:rPr>
        <w:t xml:space="preserve"> durante o período compreendido entre a data das demonstrações financeiras da Vendedora divulgadas em relação ao exercício findo em 31.12.2023 e a presente data, o negócio compreendido pelo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foi conduzido no Curso Regular dos Negócios pela Vendedora, em conformidade com práticas passadas e com seus respectivos documentos organizacionais e, na Data de Fechamento, estará sendo conduzido pela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no Curso Regular dos Negócios, em ambos os casos nos termos da </w:t>
      </w:r>
      <w:r w:rsidRPr="00B00B15">
        <w:rPr>
          <w:rFonts w:ascii="Palatino Linotype" w:hAnsi="Palatino Linotype"/>
          <w:w w:val="0"/>
          <w:u w:val="single"/>
        </w:rPr>
        <w:t>Cláusula 5.3</w:t>
      </w:r>
      <w:r w:rsidRPr="00B00B15">
        <w:rPr>
          <w:rFonts w:ascii="Palatino Linotype" w:hAnsi="Palatino Linotype"/>
          <w:w w:val="0"/>
        </w:rPr>
        <w:t xml:space="preserve"> deste Contrato e de acordo com seus respectivos documentos organizacionais. As Sociedades do Grupo Oi 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bem como seus Representantes, adotaram no referido período todas as medidas razoáveis para impedir a ocorrência de qualquer evento que pudesse afetar ou alterar relevantemente 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as operações desenvolvidas com tais ativos, obrigações e direitos; e para preservar o valor do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por meio de (mas não limitado a): (a) manutenção e operação do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de maneira eficaz e técnica, exceção feita ao desgaste normal, (b) pagamento ou da realização do pagamento de todos os custos e despesas incorridos no curso regular do negócio em conexão aos mesmos, tempestivamente, de acordo com as melhores práticas comerciais, (c) exceto conforme de outra forma exigido pelos termos do presente Contrato, manutenção de todos os Contratos Relevantes e dos contratos com clientes e fornecedores relacionados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 operações em pleno vigor e efeito, e do cumprimento, sob todos os aspectos relevantes, de todas as avenças contidas em referidos Contratos Relevantes; e (</w:t>
      </w:r>
      <w:commentRangeStart w:id="28"/>
      <w:r w:rsidRPr="00B00B15">
        <w:rPr>
          <w:rFonts w:ascii="Palatino Linotype" w:hAnsi="Palatino Linotype"/>
          <w:w w:val="0"/>
        </w:rPr>
        <w:t>d) do cumprimento, sob todos os aspectos relevantes, de todas as Leis aplicáveis e das obrigações impostas por qualquer Autoridade Governamental ou em processos de apuração de descumprimento de obrigações, termos de ajustamento de conduta e compromissos assumidos com Autoridades Governamentais;</w:t>
      </w:r>
      <w:commentRangeEnd w:id="28"/>
      <w:r>
        <w:rPr>
          <w:rStyle w:val="CommentReference"/>
        </w:rPr>
        <w:commentReference w:id="28"/>
      </w:r>
      <w:r w:rsidRPr="00B00B15">
        <w:rPr>
          <w:rFonts w:ascii="Palatino Linotype" w:hAnsi="Palatino Linotype"/>
          <w:w w:val="0"/>
        </w:rPr>
        <w:t xml:space="preserve"> bem como do pagamento (ou fazendo com que o pagamento seja realizado) de todos os Tributos relacionados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aos negócios desenvolvidos com tais ativos, para o período fiscal iniciado no exercício de 2024 (exceto por Tributos ainda não devidos ou sendo discutidos de boa-fé, para os quais reservas foram provisionadas).</w:t>
      </w:r>
    </w:p>
    <w:p w14:paraId="386CEBE3" w14:textId="77777777" w:rsidR="00C12374" w:rsidRPr="00B00B15" w:rsidRDefault="00C12374" w:rsidP="00C12374">
      <w:pPr>
        <w:pStyle w:val="BodyText"/>
        <w:spacing w:line="340" w:lineRule="exact"/>
        <w:rPr>
          <w:rFonts w:ascii="Palatino Linotype" w:hAnsi="Palatino Linotype"/>
          <w:w w:val="0"/>
        </w:rPr>
      </w:pPr>
    </w:p>
    <w:p w14:paraId="45A2470B"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r w:rsidRPr="00B00B15">
        <w:rPr>
          <w:rFonts w:ascii="Palatino Linotype" w:hAnsi="Palatino Linotype"/>
          <w:w w:val="0"/>
          <w:u w:val="single"/>
        </w:rPr>
        <w:t>Empregados</w:t>
      </w:r>
      <w:r w:rsidRPr="00B00B15">
        <w:rPr>
          <w:rFonts w:ascii="Palatino Linotype" w:hAnsi="Palatino Linotype"/>
          <w:w w:val="0"/>
        </w:rPr>
        <w:t xml:space="preserve">. Na Data de Fechamento, </w:t>
      </w:r>
      <w:commentRangeStart w:id="29"/>
      <w:r w:rsidRPr="00B00B15">
        <w:rPr>
          <w:rFonts w:ascii="Palatino Linotype" w:hAnsi="Palatino Linotype"/>
          <w:w w:val="0"/>
        </w:rPr>
        <w:t xml:space="preserve">(i)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estará em conformidade com todas as Leis trabalhistas aplicáveis, e adimplente quanto aos pagamentos a quaisquer de seus empregados e administradores, relativos a remunerações, salários, comissões, bônus ou outra remuneração direta por quaisquer serviços executados até a </w:t>
      </w:r>
      <w:r w:rsidRPr="00B00B15">
        <w:rPr>
          <w:rFonts w:ascii="Palatino Linotype" w:hAnsi="Palatino Linotype"/>
          <w:w w:val="0"/>
        </w:rPr>
        <w:lastRenderedPageBreak/>
        <w:t>Data do Fechamento ou montantes cujo reembolso seja devido até a Data do Fechamento; (</w:t>
      </w:r>
      <w:proofErr w:type="spellStart"/>
      <w:r w:rsidRPr="00B00B15">
        <w:rPr>
          <w:rFonts w:ascii="Palatino Linotype" w:hAnsi="Palatino Linotype"/>
          <w:w w:val="0"/>
        </w:rPr>
        <w:t>ii</w:t>
      </w:r>
      <w:proofErr w:type="spellEnd"/>
      <w:r w:rsidRPr="00B00B15">
        <w:rPr>
          <w:rFonts w:ascii="Palatino Linotype" w:hAnsi="Palatino Linotype"/>
          <w:w w:val="0"/>
        </w:rPr>
        <w:t xml:space="preserve">) não haverá qualquer contrato com os empregados ou administradores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contendo disposições que estabeleçam verbas rescisórias, aviso prévio ou indenizações superiores àqueles fixados pela Lei trabalhista aplicável, tampouco quaisquer custos decorrentes de planos de retenção de tais empregados ou administradores; (</w:t>
      </w:r>
      <w:proofErr w:type="spellStart"/>
      <w:r w:rsidRPr="00B00B15">
        <w:rPr>
          <w:rFonts w:ascii="Palatino Linotype" w:hAnsi="Palatino Linotype"/>
          <w:w w:val="0"/>
        </w:rPr>
        <w:t>iii</w:t>
      </w:r>
      <w:proofErr w:type="spellEnd"/>
      <w:r w:rsidRPr="00B00B15">
        <w:rPr>
          <w:rFonts w:ascii="Palatino Linotype" w:hAnsi="Palatino Linotype"/>
          <w:w w:val="0"/>
        </w:rPr>
        <w:t xml:space="preserve">) todos os empregados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estarão regularmente registrados nos livros e registros próprios; (</w:t>
      </w:r>
      <w:proofErr w:type="spellStart"/>
      <w:r w:rsidRPr="00B00B15">
        <w:rPr>
          <w:rFonts w:ascii="Palatino Linotype" w:hAnsi="Palatino Linotype"/>
          <w:w w:val="0"/>
        </w:rPr>
        <w:t>iv</w:t>
      </w:r>
      <w:proofErr w:type="spellEnd"/>
      <w:r w:rsidRPr="00B00B15">
        <w:rPr>
          <w:rFonts w:ascii="Palatino Linotype" w:hAnsi="Palatino Linotype"/>
          <w:w w:val="0"/>
        </w:rPr>
        <w:t xml:space="preserv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terá cumprido com todos os compromissos do seu acordo coletivo ou acordos similares com qualquer sindicato ou organização aplicável aos seus empregados, e nenhum novo acordo estará sendo negociado pela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(v) nenhum empregado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terá direito a qualquer pagamento extraordinário e não habitual, devido pela SPE </w:t>
      </w:r>
      <w:proofErr w:type="spellStart"/>
      <w:r w:rsidRPr="00B00B15">
        <w:rPr>
          <w:rFonts w:ascii="Palatino Linotype" w:hAnsi="Palatino Linotype"/>
          <w:w w:val="0"/>
        </w:rPr>
        <w:t>ClientCo</w:t>
      </w:r>
      <w:proofErr w:type="spellEnd"/>
      <w:r w:rsidRPr="00B00B15">
        <w:rPr>
          <w:rFonts w:ascii="Palatino Linotype" w:hAnsi="Palatino Linotype"/>
          <w:w w:val="0"/>
        </w:rPr>
        <w:t>.</w:t>
      </w:r>
      <w:commentRangeEnd w:id="29"/>
      <w:r w:rsidR="00500CE5">
        <w:rPr>
          <w:rStyle w:val="CommentReference"/>
        </w:rPr>
        <w:commentReference w:id="29"/>
      </w:r>
    </w:p>
    <w:p w14:paraId="7D8C5A31" w14:textId="77777777" w:rsidR="00C12374" w:rsidRPr="00B00B15" w:rsidRDefault="00C12374" w:rsidP="00C12374">
      <w:pPr>
        <w:pStyle w:val="BodyText"/>
        <w:spacing w:line="340" w:lineRule="exact"/>
        <w:rPr>
          <w:rFonts w:ascii="Palatino Linotype" w:hAnsi="Palatino Linotype"/>
          <w:w w:val="0"/>
        </w:rPr>
      </w:pPr>
    </w:p>
    <w:p w14:paraId="0C6D0AE8"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r w:rsidRPr="00B00B15">
        <w:rPr>
          <w:rFonts w:ascii="Palatino Linotype" w:hAnsi="Palatino Linotype"/>
          <w:w w:val="0"/>
          <w:u w:val="single"/>
        </w:rPr>
        <w:t>Demonstrações Financeiras; Ausência de Passivos Ocultos</w:t>
      </w:r>
      <w:r w:rsidRPr="00B00B15">
        <w:rPr>
          <w:rFonts w:ascii="Palatino Linotype" w:hAnsi="Palatino Linotype"/>
          <w:w w:val="0"/>
        </w:rPr>
        <w:t xml:space="preserve">. (A) </w:t>
      </w:r>
      <w:commentRangeStart w:id="30"/>
      <w:r w:rsidRPr="00B00B15">
        <w:rPr>
          <w:rFonts w:ascii="Palatino Linotype" w:hAnsi="Palatino Linotype"/>
          <w:w w:val="0"/>
        </w:rPr>
        <w:t xml:space="preserve">Os livros e registros contábeis da Vendedora, no que se refere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ao negócio desenvolvido com tais ativos, obrigações e direitos, contemplam de forma correta e completa a posição financeira, os seus resultados operacionais e os fluxos de caixa para as datas e períodos a que se referem em conformidade com as melhores práticas e princípios contábeis, fiscais, trabalhistas e previdenciários geralmente aceitos no Brasil, aplicados de maneira consistente durante os períodos em questão. </w:t>
      </w:r>
      <w:commentRangeEnd w:id="30"/>
      <w:r w:rsidR="00C63F5C">
        <w:rPr>
          <w:rStyle w:val="CommentReference"/>
        </w:rPr>
        <w:commentReference w:id="30"/>
      </w:r>
      <w:r w:rsidRPr="00B00B15">
        <w:rPr>
          <w:rFonts w:ascii="Palatino Linotype" w:hAnsi="Palatino Linotype"/>
          <w:w w:val="0"/>
        </w:rPr>
        <w:t xml:space="preserve">A Vendedora, no que se refere,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ao negócio desenvolvido com tais ativos, obrigações e direitos não tem qualquer obrigação ou passivo relevante (seja acumulado, contingente, não liquidado, vencido ou a vencer) que não tenha sido devidamente considerado, e, conforme necessário ou requerido, refletido ou provisionado nos seus livros e registros e quaisquer financiamentos ou operações fora do balanço (</w:t>
      </w:r>
      <w:r w:rsidRPr="003823BD">
        <w:rPr>
          <w:rFonts w:ascii="Palatino Linotype" w:hAnsi="Palatino Linotype"/>
          <w:i/>
          <w:w w:val="0"/>
        </w:rPr>
        <w:t xml:space="preserve">off balance </w:t>
      </w:r>
      <w:proofErr w:type="spellStart"/>
      <w:r w:rsidRPr="003823BD">
        <w:rPr>
          <w:rFonts w:ascii="Palatino Linotype" w:hAnsi="Palatino Linotype"/>
          <w:i/>
          <w:w w:val="0"/>
        </w:rPr>
        <w:t>sheet</w:t>
      </w:r>
      <w:proofErr w:type="spellEnd"/>
      <w:r w:rsidRPr="00B00B15">
        <w:rPr>
          <w:rFonts w:ascii="Palatino Linotype" w:hAnsi="Palatino Linotype"/>
          <w:w w:val="0"/>
        </w:rPr>
        <w:t>), e os seus livros contábeis e outros registros financeiros: (i) refletem em todos os seus aspectos materiais os itens de receita e despesa e todos os ativos e passivos que devem ser neles refletidos, de acordo com as melhores práticas e princípios contábeis, fiscais, trabalhistas e previdenciários geralmente aceitos no Brasil, aplicado em bases consistentes com as práticas passadas da Vendedora; (</w:t>
      </w:r>
      <w:proofErr w:type="spellStart"/>
      <w:r w:rsidRPr="00B00B15">
        <w:rPr>
          <w:rFonts w:ascii="Palatino Linotype" w:hAnsi="Palatino Linotype"/>
          <w:w w:val="0"/>
        </w:rPr>
        <w:t>ii</w:t>
      </w:r>
      <w:proofErr w:type="spellEnd"/>
      <w:r w:rsidRPr="00B00B15">
        <w:rPr>
          <w:rFonts w:ascii="Palatino Linotype" w:hAnsi="Palatino Linotype"/>
          <w:w w:val="0"/>
        </w:rPr>
        <w:t>) estão completos e corretos em seus aspectos materiais, e não contém nem refletem qualquer inexatidão ou discrepância, e (</w:t>
      </w:r>
      <w:proofErr w:type="spellStart"/>
      <w:r w:rsidRPr="00B00B15">
        <w:rPr>
          <w:rFonts w:ascii="Palatino Linotype" w:hAnsi="Palatino Linotype"/>
          <w:w w:val="0"/>
        </w:rPr>
        <w:t>iii</w:t>
      </w:r>
      <w:proofErr w:type="spellEnd"/>
      <w:r w:rsidRPr="00B00B15">
        <w:rPr>
          <w:rFonts w:ascii="Palatino Linotype" w:hAnsi="Palatino Linotype"/>
          <w:w w:val="0"/>
        </w:rPr>
        <w:t xml:space="preserve">) têm sido mantidos em conformidade com as boas práticas contábeis e a Lei. (B) Desde a sua constituição até a Data de Fechamento, os livros e registros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contemplarão de forma correta e completa a posição financeira, os resultados operacionais e os fluxos de caixa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para as datas e períodos a que se referem em conformidade com as melhores práticas e princípios contábeis, fiscais, trabalhistas e previdenciários geralmente aceitos no Brasil, aplicados de maneira consistente durante os períodos em questão; (b)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não terá qualquer obrigação ou passivo (seja acumulado, contingente, não liquidado, vencido ou a vencer) que não tenha sido devidamente considerado, e, conforme necessário ou requerido, refletido ou provisionado nos livros e registros da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não terá quaisquer financiamentos ou operações fora do balanço (</w:t>
      </w:r>
      <w:r w:rsidRPr="00B00B15">
        <w:rPr>
          <w:rFonts w:ascii="Palatino Linotype" w:hAnsi="Palatino Linotype"/>
          <w:iCs/>
          <w:w w:val="0"/>
        </w:rPr>
        <w:t xml:space="preserve">off balance </w:t>
      </w:r>
      <w:proofErr w:type="spellStart"/>
      <w:r w:rsidRPr="00B00B15">
        <w:rPr>
          <w:rFonts w:ascii="Palatino Linotype" w:hAnsi="Palatino Linotype"/>
          <w:iCs/>
          <w:w w:val="0"/>
        </w:rPr>
        <w:t>sheet</w:t>
      </w:r>
      <w:proofErr w:type="spellEnd"/>
      <w:r w:rsidRPr="00B00B15">
        <w:rPr>
          <w:rFonts w:ascii="Palatino Linotype" w:hAnsi="Palatino Linotype"/>
          <w:w w:val="0"/>
        </w:rPr>
        <w:t xml:space="preserve">), e (c) os </w:t>
      </w:r>
      <w:r w:rsidRPr="00B00B15">
        <w:rPr>
          <w:rFonts w:ascii="Palatino Linotype" w:hAnsi="Palatino Linotype"/>
          <w:w w:val="0"/>
        </w:rPr>
        <w:lastRenderedPageBreak/>
        <w:t xml:space="preserve">livros contábeis e outros registros financeiros da SPE </w:t>
      </w:r>
      <w:proofErr w:type="spellStart"/>
      <w:r w:rsidRPr="00B00B15">
        <w:rPr>
          <w:rFonts w:ascii="Palatino Linotype" w:hAnsi="Palatino Linotype"/>
          <w:w w:val="0"/>
        </w:rPr>
        <w:t>ClientCo</w:t>
      </w:r>
      <w:proofErr w:type="spellEnd"/>
      <w:r w:rsidRPr="00B00B15">
        <w:rPr>
          <w:rFonts w:ascii="Palatino Linotype" w:hAnsi="Palatino Linotype"/>
          <w:w w:val="0"/>
        </w:rPr>
        <w:t>: (i) refletirão os itens de receita e despesa e todos os ativos e passivos que devem ser neles refletidos, de acordo com as melhores práticas e princípios contábeis, fiscais, trabalhistas e previdenciários geralmente aceitos no Brasil, aplicado em bases consistentes com as práticas passadas da Vendedora; (</w:t>
      </w:r>
      <w:proofErr w:type="spellStart"/>
      <w:r w:rsidRPr="00B00B15">
        <w:rPr>
          <w:rFonts w:ascii="Palatino Linotype" w:hAnsi="Palatino Linotype"/>
          <w:w w:val="0"/>
        </w:rPr>
        <w:t>ii</w:t>
      </w:r>
      <w:proofErr w:type="spellEnd"/>
      <w:r w:rsidRPr="00B00B15">
        <w:rPr>
          <w:rFonts w:ascii="Palatino Linotype" w:hAnsi="Palatino Linotype"/>
          <w:w w:val="0"/>
        </w:rPr>
        <w:t>) estarão completos e corretos em seus aspectos materiais, e não conterão nem refletirão qualquer inexatidão ou discrepância, e (</w:t>
      </w:r>
      <w:proofErr w:type="spellStart"/>
      <w:r w:rsidRPr="00B00B15">
        <w:rPr>
          <w:rFonts w:ascii="Palatino Linotype" w:hAnsi="Palatino Linotype"/>
          <w:w w:val="0"/>
        </w:rPr>
        <w:t>iii</w:t>
      </w:r>
      <w:proofErr w:type="spellEnd"/>
      <w:r w:rsidRPr="00B00B15">
        <w:rPr>
          <w:rFonts w:ascii="Palatino Linotype" w:hAnsi="Palatino Linotype"/>
          <w:w w:val="0"/>
        </w:rPr>
        <w:t>) terão sido mantidos em conformidade com as boas práticas contábeis e a Lei.</w:t>
      </w:r>
    </w:p>
    <w:p w14:paraId="4E48188F" w14:textId="77777777" w:rsidR="00C12374" w:rsidRPr="00B00B15" w:rsidRDefault="00C12374" w:rsidP="00C12374">
      <w:pPr>
        <w:pStyle w:val="BodyText"/>
        <w:spacing w:line="340" w:lineRule="exact"/>
        <w:rPr>
          <w:rFonts w:ascii="Palatino Linotype" w:hAnsi="Palatino Linotype"/>
          <w:w w:val="0"/>
        </w:rPr>
      </w:pPr>
    </w:p>
    <w:p w14:paraId="3EE2FB38"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bookmarkStart w:id="31" w:name="_bookmark4"/>
      <w:bookmarkEnd w:id="31"/>
      <w:commentRangeStart w:id="32"/>
      <w:commentRangeStart w:id="33"/>
      <w:r w:rsidRPr="00B00B15">
        <w:rPr>
          <w:rFonts w:ascii="Palatino Linotype" w:hAnsi="Palatino Linotype"/>
          <w:w w:val="0"/>
          <w:u w:val="single"/>
        </w:rPr>
        <w:t>Ativos</w:t>
      </w:r>
      <w:r w:rsidRPr="00B00B15">
        <w:rPr>
          <w:rFonts w:ascii="Palatino Linotype" w:hAnsi="Palatino Linotype"/>
          <w:w w:val="0"/>
        </w:rPr>
        <w:t>. [</w:t>
      </w:r>
      <w:r w:rsidRPr="00B00B15">
        <w:rPr>
          <w:rFonts w:ascii="Palatino Linotype" w:hAnsi="Palatino Linotype"/>
          <w:w w:val="0"/>
          <w:shd w:val="clear" w:color="auto" w:fill="D2D2D2"/>
        </w:rPr>
        <w:t>Exceto conforme previsto no Anexo 7.1.13 ao presente Contrato</w:t>
      </w:r>
      <w:r w:rsidRPr="00B00B15">
        <w:rPr>
          <w:rFonts w:ascii="Palatino Linotype" w:hAnsi="Palatino Linotype"/>
          <w:w w:val="0"/>
        </w:rPr>
        <w:t xml:space="preserve">], a Vendedora atualmente (a) possui e detém títulos bons e válidos sobre ou (b) possui direitos bons e válidos de utilizar, de acordo com quaisquer acordos válidos e vinculantes, 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que constitui todos os ativos necessários para que os negócios e as operações da Vendedora relacionados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sejam conduzidos substancialmente da mesma maneira que estão sendo atualmente conduzidos, consistentes com as práticas passadas da Vendedora. Na Data de Fechamento, a Vendedora possuirá: (i) todos os ativos refletidos no Balanço de Fechamento; e (</w:t>
      </w:r>
      <w:proofErr w:type="spellStart"/>
      <w:r w:rsidRPr="00B00B15">
        <w:rPr>
          <w:rFonts w:ascii="Palatino Linotype" w:hAnsi="Palatino Linotype"/>
          <w:w w:val="0"/>
        </w:rPr>
        <w:t>ii</w:t>
      </w:r>
      <w:proofErr w:type="spellEnd"/>
      <w:r w:rsidRPr="00B00B15">
        <w:rPr>
          <w:rFonts w:ascii="Palatino Linotype" w:hAnsi="Palatino Linotype"/>
          <w:w w:val="0"/>
        </w:rPr>
        <w:t>) todos os ativos adquiridos a partir da data do Balanço de Fechamento; e (</w:t>
      </w:r>
      <w:proofErr w:type="spellStart"/>
      <w:r w:rsidRPr="00B00B15">
        <w:rPr>
          <w:rFonts w:ascii="Palatino Linotype" w:hAnsi="Palatino Linotype"/>
          <w:w w:val="0"/>
        </w:rPr>
        <w:t>iii</w:t>
      </w:r>
      <w:proofErr w:type="spellEnd"/>
      <w:r w:rsidRPr="00B00B15">
        <w:rPr>
          <w:rFonts w:ascii="Palatino Linotype" w:hAnsi="Palatino Linotype"/>
          <w:w w:val="0"/>
        </w:rPr>
        <w:t xml:space="preserve">) todos os outros ativos refletidos em seus livros e registros conforme por ela detidos, livres e desembaraçados de quaisquer Ônus. Após a Contribuição do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(i) (a) possuirá e deterá ou (b) terá o direito de utilizar, de forma justa, mansa e pacífica, todo o Acervo </w:t>
      </w:r>
      <w:proofErr w:type="spellStart"/>
      <w:r w:rsidRPr="00B00B15">
        <w:rPr>
          <w:rFonts w:ascii="Palatino Linotype" w:hAnsi="Palatino Linotype"/>
          <w:w w:val="0"/>
        </w:rPr>
        <w:t>ClientCo</w:t>
      </w:r>
      <w:proofErr w:type="spellEnd"/>
      <w:r w:rsidRPr="00B00B15">
        <w:rPr>
          <w:rFonts w:ascii="Palatino Linotype" w:hAnsi="Palatino Linotype"/>
          <w:w w:val="0"/>
        </w:rPr>
        <w:t>, os quais, considerados conjuntamente, constituirão todos os ativos necessários para que os negócios e as operações de tal sociedade sejam conduzidos substancialmente da mesma maneira que estão sendo atualmente conduzidas; e (</w:t>
      </w:r>
      <w:proofErr w:type="spellStart"/>
      <w:r w:rsidRPr="00B00B15">
        <w:rPr>
          <w:rFonts w:ascii="Palatino Linotype" w:hAnsi="Palatino Linotype"/>
          <w:w w:val="0"/>
        </w:rPr>
        <w:t>ii</w:t>
      </w:r>
      <w:proofErr w:type="spellEnd"/>
      <w:r w:rsidRPr="00B00B15">
        <w:rPr>
          <w:rFonts w:ascii="Palatino Linotype" w:hAnsi="Palatino Linotype"/>
          <w:w w:val="0"/>
        </w:rPr>
        <w:t xml:space="preserve">) manterá 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que lhe for transferido devidamente refletido em seus livros e registros, livre e desembaraçado de quaisquer Ônus. 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é e permanecerá sendo mantido e operado de maneira eficaz e técnica como mantido atualmente, exceção feita ao desgaste normal.].</w:t>
      </w:r>
      <w:commentRangeEnd w:id="32"/>
      <w:r>
        <w:rPr>
          <w:rStyle w:val="CommentReference"/>
        </w:rPr>
        <w:commentReference w:id="32"/>
      </w:r>
      <w:commentRangeEnd w:id="33"/>
      <w:r>
        <w:rPr>
          <w:rStyle w:val="CommentReference"/>
        </w:rPr>
        <w:commentReference w:id="33"/>
      </w:r>
    </w:p>
    <w:p w14:paraId="24CC61F2" w14:textId="77777777" w:rsidR="00C12374" w:rsidRPr="00B00B15" w:rsidRDefault="00C12374" w:rsidP="00C12374">
      <w:pPr>
        <w:pStyle w:val="BodyText"/>
        <w:spacing w:line="340" w:lineRule="exact"/>
        <w:rPr>
          <w:rFonts w:ascii="Palatino Linotype" w:hAnsi="Palatino Linotype"/>
          <w:w w:val="0"/>
        </w:rPr>
      </w:pPr>
    </w:p>
    <w:p w14:paraId="4FD64925"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r w:rsidRPr="00B00B15">
        <w:rPr>
          <w:rFonts w:ascii="Palatino Linotype" w:hAnsi="Palatino Linotype"/>
          <w:w w:val="0"/>
          <w:u w:val="single"/>
        </w:rPr>
        <w:t>Solvência</w:t>
      </w:r>
      <w:r w:rsidRPr="00B00B15">
        <w:rPr>
          <w:rFonts w:ascii="Palatino Linotype" w:hAnsi="Palatino Linotype"/>
          <w:w w:val="0"/>
        </w:rPr>
        <w:t xml:space="preserve">. Na Data de Fechamento,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será solvente nos termos da Lei aplicável e será capaz de honrar suas obrigações à medida que se tornem exigíveis. Exceto pelo Plano de Recuperação Judicial, as Sociedades do Grupo Oi não têm Conhecimento de qualquer procedimento referente a qualquer transação ou composição com credores, nem qualquer procedimento de falência, recuperação judicial ou extrajudicial, tampouco outro procedimento de insolvência em curso ou iminente contra as Sociedades do Grupo Oi e, na Data de Fechamento, não terá ocorrido qualquer evento que, (i) nos termos da Lei aplicável, justificasse a instauração de tais procedimentos; (</w:t>
      </w:r>
      <w:proofErr w:type="spellStart"/>
      <w:r w:rsidRPr="00B00B15">
        <w:rPr>
          <w:rFonts w:ascii="Palatino Linotype" w:hAnsi="Palatino Linotype"/>
          <w:w w:val="0"/>
        </w:rPr>
        <w:t>ii</w:t>
      </w:r>
      <w:proofErr w:type="spellEnd"/>
      <w:r w:rsidRPr="00B00B15">
        <w:rPr>
          <w:rFonts w:ascii="Palatino Linotype" w:hAnsi="Palatino Linotype"/>
          <w:w w:val="0"/>
        </w:rPr>
        <w:t>) pudesse resultar no descumprimento do Plano de Recuperação Judicial, ou (</w:t>
      </w:r>
      <w:proofErr w:type="spellStart"/>
      <w:r w:rsidRPr="00B00B15">
        <w:rPr>
          <w:rFonts w:ascii="Palatino Linotype" w:hAnsi="Palatino Linotype"/>
          <w:w w:val="0"/>
        </w:rPr>
        <w:t>iii</w:t>
      </w:r>
      <w:proofErr w:type="spellEnd"/>
      <w:r w:rsidRPr="00B00B15">
        <w:rPr>
          <w:rFonts w:ascii="Palatino Linotype" w:hAnsi="Palatino Linotype"/>
          <w:w w:val="0"/>
        </w:rPr>
        <w:t>) pudesse ocasionar a convolação da Recuperação Judicial em falência.</w:t>
      </w:r>
    </w:p>
    <w:p w14:paraId="6AC0EE2D" w14:textId="77777777" w:rsidR="00C12374" w:rsidRPr="00B00B15" w:rsidRDefault="00C12374" w:rsidP="00C12374">
      <w:pPr>
        <w:pStyle w:val="BodyText"/>
        <w:spacing w:line="340" w:lineRule="exact"/>
        <w:rPr>
          <w:rFonts w:ascii="Palatino Linotype" w:hAnsi="Palatino Linotype"/>
          <w:w w:val="0"/>
        </w:rPr>
      </w:pPr>
    </w:p>
    <w:p w14:paraId="067E171B"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r w:rsidRPr="00B00B15">
        <w:rPr>
          <w:rFonts w:ascii="Palatino Linotype" w:hAnsi="Palatino Linotype"/>
          <w:w w:val="0"/>
          <w:u w:val="single"/>
        </w:rPr>
        <w:t>Unidade Produtiva Isolada (UPI)</w:t>
      </w:r>
      <w:r w:rsidRPr="00B00B15">
        <w:rPr>
          <w:rFonts w:ascii="Palatino Linotype" w:hAnsi="Palatino Linotype"/>
          <w:w w:val="0"/>
        </w:rPr>
        <w:t xml:space="preserve">. A UPI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será uma unidade produtiva isolada (UPI) para todos os fins da Lei nº 11.101/05 e, portanto, a Compradora deverá </w:t>
      </w:r>
      <w:r w:rsidRPr="00B00B15">
        <w:rPr>
          <w:rFonts w:ascii="Palatino Linotype" w:hAnsi="Palatino Linotype"/>
          <w:w w:val="0"/>
        </w:rPr>
        <w:lastRenderedPageBreak/>
        <w:t>fazer jus a todos os direitos e benefícios garantidos pela Lei nº 11.101/05 para os adquirentes de unidades produtivas isoladas (</w:t>
      </w:r>
      <w:proofErr w:type="spellStart"/>
      <w:r w:rsidRPr="00B00B15">
        <w:rPr>
          <w:rFonts w:ascii="Palatino Linotype" w:hAnsi="Palatino Linotype"/>
          <w:w w:val="0"/>
        </w:rPr>
        <w:t>UPIs</w:t>
      </w:r>
      <w:proofErr w:type="spellEnd"/>
      <w:r w:rsidRPr="00B00B15">
        <w:rPr>
          <w:rFonts w:ascii="Palatino Linotype" w:hAnsi="Palatino Linotype"/>
          <w:w w:val="0"/>
        </w:rPr>
        <w:t xml:space="preserve">), em especial com relação à (a) não assunção de quaisquer obrigações da Vendedora que não tenham sido expressamente transferidos à UPI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(b) não sucessão de quaisquer obrigações, e/ou contingências relacionadas às Sociedades do Grupo Oi.</w:t>
      </w:r>
    </w:p>
    <w:p w14:paraId="2E4929B9" w14:textId="77777777" w:rsidR="00C12374" w:rsidRPr="00B00B15" w:rsidRDefault="00C12374" w:rsidP="00C12374">
      <w:pPr>
        <w:pStyle w:val="BodyText"/>
        <w:spacing w:line="340" w:lineRule="exact"/>
        <w:rPr>
          <w:rFonts w:ascii="Palatino Linotype" w:hAnsi="Palatino Linotype"/>
          <w:w w:val="0"/>
        </w:rPr>
      </w:pPr>
    </w:p>
    <w:p w14:paraId="47D2598D"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bookmarkStart w:id="34" w:name="_bookmark5"/>
      <w:bookmarkEnd w:id="34"/>
      <w:r w:rsidRPr="00B00B15">
        <w:rPr>
          <w:rFonts w:ascii="Palatino Linotype" w:hAnsi="Palatino Linotype"/>
          <w:w w:val="0"/>
          <w:u w:val="single"/>
        </w:rPr>
        <w:t xml:space="preserve">Questões Relativas à </w:t>
      </w:r>
      <w:commentRangeStart w:id="35"/>
      <w:r w:rsidRPr="00B00B15">
        <w:rPr>
          <w:rFonts w:ascii="Palatino Linotype" w:hAnsi="Palatino Linotype"/>
          <w:w w:val="0"/>
          <w:u w:val="single"/>
        </w:rPr>
        <w:t>ANATEL</w:t>
      </w:r>
      <w:commentRangeEnd w:id="35"/>
      <w:r w:rsidR="00C63F5C">
        <w:rPr>
          <w:rStyle w:val="CommentReference"/>
        </w:rPr>
        <w:commentReference w:id="35"/>
      </w:r>
      <w:r w:rsidRPr="00B00B15">
        <w:rPr>
          <w:rFonts w:ascii="Palatino Linotype" w:hAnsi="Palatino Linotype"/>
          <w:w w:val="0"/>
        </w:rPr>
        <w:t>.</w:t>
      </w:r>
    </w:p>
    <w:p w14:paraId="6BC24AAA" w14:textId="77777777" w:rsidR="00C12374" w:rsidRPr="00B00B15" w:rsidRDefault="00C12374" w:rsidP="00C12374">
      <w:pPr>
        <w:pStyle w:val="BodyText"/>
        <w:spacing w:line="340" w:lineRule="exact"/>
        <w:rPr>
          <w:rFonts w:ascii="Palatino Linotype" w:hAnsi="Palatino Linotype"/>
          <w:w w:val="0"/>
        </w:rPr>
      </w:pPr>
    </w:p>
    <w:p w14:paraId="17B750CC" w14:textId="77777777" w:rsidR="00C12374" w:rsidRPr="00B00B15" w:rsidRDefault="00C12374" w:rsidP="00C12374">
      <w:pPr>
        <w:pStyle w:val="ListParagraph"/>
        <w:numPr>
          <w:ilvl w:val="0"/>
          <w:numId w:val="10"/>
        </w:numPr>
        <w:spacing w:after="0" w:line="340" w:lineRule="exact"/>
        <w:ind w:left="709" w:firstLine="0"/>
        <w:contextualSpacing w:val="0"/>
        <w:jc w:val="both"/>
        <w:rPr>
          <w:rFonts w:ascii="Palatino Linotype" w:hAnsi="Palatino Linotype"/>
          <w:w w:val="0"/>
        </w:rPr>
      </w:pPr>
      <w:bookmarkStart w:id="36" w:name="_bookmark6"/>
      <w:bookmarkEnd w:id="36"/>
      <w:r w:rsidRPr="00B00B15">
        <w:rPr>
          <w:rFonts w:ascii="Palatino Linotype" w:hAnsi="Palatino Linotype"/>
          <w:w w:val="0"/>
        </w:rPr>
        <w:t xml:space="preserve">A Vendedora detém 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deterá, na Data de Fechamento, validamente as Licenças exigidas pela ANATEL necessárias para que os negócios e as operações da Vendedora relacionados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sejam conduzidos substancialmente da mesma maneira que estão sendo atualmente conduzidos</w:t>
      </w:r>
      <w:r w:rsidRPr="00B00B15">
        <w:rPr>
          <w:rFonts w:ascii="Palatino Linotype" w:hAnsi="Palatino Linotype"/>
          <w:w w:val="0"/>
          <w:shd w:val="clear" w:color="auto" w:fill="D2D2D2"/>
        </w:rPr>
        <w:t>[, conforme previstas no Anexo 7.1.16(i) ao presente Contrato]</w:t>
      </w:r>
      <w:r w:rsidRPr="00B00B15">
        <w:rPr>
          <w:rFonts w:ascii="Palatino Linotype" w:hAnsi="Palatino Linotype"/>
          <w:w w:val="0"/>
        </w:rPr>
        <w:t>.</w:t>
      </w:r>
    </w:p>
    <w:p w14:paraId="6EA37175" w14:textId="77777777" w:rsidR="00C12374" w:rsidRPr="00B00B15" w:rsidRDefault="00C12374" w:rsidP="00C12374">
      <w:pPr>
        <w:pStyle w:val="ListParagraph"/>
        <w:tabs>
          <w:tab w:val="left" w:pos="1518"/>
        </w:tabs>
        <w:spacing w:after="0" w:line="340" w:lineRule="exact"/>
        <w:ind w:left="668" w:right="133"/>
        <w:rPr>
          <w:rFonts w:ascii="Palatino Linotype" w:hAnsi="Palatino Linotype"/>
          <w:w w:val="0"/>
        </w:rPr>
      </w:pPr>
    </w:p>
    <w:p w14:paraId="0F447D0F" w14:textId="77777777" w:rsidR="00C12374" w:rsidRPr="00B00B15" w:rsidRDefault="00C12374" w:rsidP="00C12374">
      <w:pPr>
        <w:pStyle w:val="ListParagraph"/>
        <w:numPr>
          <w:ilvl w:val="0"/>
          <w:numId w:val="10"/>
        </w:numPr>
        <w:spacing w:after="0" w:line="340" w:lineRule="exact"/>
        <w:ind w:left="709" w:firstLine="0"/>
        <w:contextualSpacing w:val="0"/>
        <w:jc w:val="both"/>
        <w:rPr>
          <w:rFonts w:ascii="Palatino Linotype" w:hAnsi="Palatino Linotype"/>
          <w:w w:val="0"/>
        </w:rPr>
      </w:pPr>
      <w:r w:rsidRPr="00B00B15">
        <w:rPr>
          <w:rFonts w:ascii="Palatino Linotype" w:hAnsi="Palatino Linotype"/>
          <w:w w:val="0"/>
        </w:rPr>
        <w:t xml:space="preserve">Exceto, em cada caso, conforme não seria razoável esperar, individual ou conjuntamente, que pudesse causar um Efeito Adverso Relevante à Vendedora: (i) a Vendedora possui bom título em relação às Licenças exigidas pela ANATEL, livre e desembaraçado de Ônus, 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possuirá bom título em relação às Licenças exigidas pelas ANATEL, livre e desembaraçado de Ônus; e (</w:t>
      </w:r>
      <w:proofErr w:type="spellStart"/>
      <w:r w:rsidRPr="00B00B15">
        <w:rPr>
          <w:rFonts w:ascii="Palatino Linotype" w:hAnsi="Palatino Linotype"/>
          <w:w w:val="0"/>
        </w:rPr>
        <w:t>ii</w:t>
      </w:r>
      <w:proofErr w:type="spellEnd"/>
      <w:r w:rsidRPr="00B00B15">
        <w:rPr>
          <w:rFonts w:ascii="Palatino Linotype" w:hAnsi="Palatino Linotype"/>
          <w:w w:val="0"/>
        </w:rPr>
        <w:t xml:space="preserve">) a Vendedora detém e está, e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deterá e estará, na Data de Fechamento, qualificada sob todos os aspectos, a deter as Licenças exigidas pela ANATEL e as Licenças da Vendedora exigidas pela ANATEL encontram-se em pleno vigor e efeito, sendo que as Licenças da Vendedora exigidas pela ANATEL estarão, até a Data de Fechamento, em pleno vigor e efeito.</w:t>
      </w:r>
    </w:p>
    <w:p w14:paraId="517E5D20" w14:textId="77777777" w:rsidR="00C12374" w:rsidRPr="00B00B15" w:rsidRDefault="00C12374" w:rsidP="00C12374">
      <w:pPr>
        <w:pStyle w:val="ListParagraph"/>
        <w:tabs>
          <w:tab w:val="left" w:pos="1518"/>
        </w:tabs>
        <w:spacing w:after="0" w:line="340" w:lineRule="exact"/>
        <w:ind w:left="668"/>
        <w:rPr>
          <w:rFonts w:ascii="Palatino Linotype" w:hAnsi="Palatino Linotype"/>
          <w:w w:val="0"/>
        </w:rPr>
      </w:pPr>
    </w:p>
    <w:p w14:paraId="77C762B2" w14:textId="77777777" w:rsidR="00C12374" w:rsidRPr="00DA34F4" w:rsidRDefault="00C12374" w:rsidP="00C12374">
      <w:pPr>
        <w:pStyle w:val="ListParagraph"/>
        <w:numPr>
          <w:ilvl w:val="0"/>
          <w:numId w:val="10"/>
        </w:numPr>
        <w:spacing w:after="0" w:line="340" w:lineRule="exact"/>
        <w:ind w:left="709" w:firstLine="0"/>
        <w:contextualSpacing w:val="0"/>
        <w:jc w:val="both"/>
        <w:rPr>
          <w:rFonts w:ascii="Palatino Linotype" w:hAnsi="Palatino Linotype"/>
          <w:color w:val="000000"/>
          <w:w w:val="0"/>
        </w:rPr>
      </w:pPr>
      <w:bookmarkStart w:id="37" w:name="_bookmark7"/>
      <w:bookmarkEnd w:id="37"/>
      <w:commentRangeStart w:id="38"/>
      <w:commentRangeStart w:id="39"/>
      <w:r w:rsidRPr="00B00B15">
        <w:rPr>
          <w:rFonts w:ascii="Palatino Linotype" w:hAnsi="Palatino Linotype"/>
          <w:w w:val="0"/>
          <w:shd w:val="clear" w:color="auto" w:fill="D2D2D2"/>
        </w:rPr>
        <w:t>[Exceto por aqueles listados no Anexo 7.1.16(</w:t>
      </w:r>
      <w:proofErr w:type="spellStart"/>
      <w:r w:rsidRPr="00B00B15">
        <w:rPr>
          <w:rFonts w:ascii="Palatino Linotype" w:hAnsi="Palatino Linotype"/>
          <w:w w:val="0"/>
          <w:shd w:val="clear" w:color="auto" w:fill="D2D2D2"/>
        </w:rPr>
        <w:t>iii</w:t>
      </w:r>
      <w:proofErr w:type="spellEnd"/>
      <w:r w:rsidRPr="00B00B15">
        <w:rPr>
          <w:rFonts w:ascii="Palatino Linotype" w:hAnsi="Palatino Linotype"/>
          <w:w w:val="0"/>
          <w:shd w:val="clear" w:color="auto" w:fill="D2D2D2"/>
        </w:rPr>
        <w:t>)]</w:t>
      </w:r>
      <w:r w:rsidRPr="00B00B15">
        <w:rPr>
          <w:rFonts w:ascii="Palatino Linotype" w:hAnsi="Palatino Linotype"/>
          <w:w w:val="0"/>
        </w:rPr>
        <w:t>, não há, pendente ou, segundo o Conhecimento da Vendedora, iminente, contra esta, qualquer pedido, ação, solicitação, objeção ou outra petição, ou qualquer procedimento junto à ANATEL, ao Ministério das Comunicações ou qualquer outra Autoridade Governamental, os quais</w:t>
      </w:r>
      <w:r>
        <w:rPr>
          <w:rFonts w:ascii="Palatino Linotype" w:hAnsi="Palatino Linotype"/>
          <w:w w:val="0"/>
        </w:rPr>
        <w:t xml:space="preserve"> </w:t>
      </w:r>
      <w:r w:rsidRPr="00B00B15">
        <w:rPr>
          <w:rFonts w:ascii="Palatino Linotype" w:hAnsi="Palatino Linotype"/>
          <w:w w:val="0"/>
        </w:rPr>
        <w:t>afetariam adversamente a capacidade da Vendedora de concluir a Operação.</w:t>
      </w:r>
    </w:p>
    <w:p w14:paraId="37225135" w14:textId="77777777" w:rsidR="00C12374" w:rsidRPr="00DA34F4" w:rsidRDefault="00C12374" w:rsidP="00C12374">
      <w:pPr>
        <w:pStyle w:val="ListParagraph"/>
        <w:rPr>
          <w:rFonts w:ascii="Palatino Linotype" w:hAnsi="Palatino Linotype"/>
          <w:color w:val="000000"/>
          <w:w w:val="0"/>
        </w:rPr>
      </w:pPr>
    </w:p>
    <w:p w14:paraId="3A92328D" w14:textId="77777777" w:rsidR="00C12374" w:rsidRPr="00B00B15" w:rsidRDefault="00C12374" w:rsidP="00C12374">
      <w:pPr>
        <w:pStyle w:val="ListParagraph"/>
        <w:numPr>
          <w:ilvl w:val="0"/>
          <w:numId w:val="10"/>
        </w:numPr>
        <w:spacing w:after="0" w:line="340" w:lineRule="exact"/>
        <w:ind w:left="709" w:firstLine="0"/>
        <w:contextualSpacing w:val="0"/>
        <w:jc w:val="both"/>
        <w:rPr>
          <w:rFonts w:ascii="Palatino Linotype" w:hAnsi="Palatino Linotype"/>
          <w:color w:val="000000"/>
          <w:w w:val="0"/>
        </w:rPr>
      </w:pPr>
      <w:r w:rsidRPr="00B00B15">
        <w:rPr>
          <w:rFonts w:ascii="Palatino Linotype" w:hAnsi="Palatino Linotype"/>
          <w:w w:val="0"/>
          <w:shd w:val="clear" w:color="auto" w:fill="D2D2D2"/>
        </w:rPr>
        <w:t>[Exceto por aqueles listados no Anexo 7.1.16(</w:t>
      </w:r>
      <w:proofErr w:type="spellStart"/>
      <w:r w:rsidRPr="00B00B15">
        <w:rPr>
          <w:rFonts w:ascii="Palatino Linotype" w:hAnsi="Palatino Linotype"/>
          <w:w w:val="0"/>
          <w:shd w:val="clear" w:color="auto" w:fill="D2D2D2"/>
        </w:rPr>
        <w:t>iii</w:t>
      </w:r>
      <w:proofErr w:type="spellEnd"/>
      <w:r w:rsidRPr="00B00B15">
        <w:rPr>
          <w:rFonts w:ascii="Palatino Linotype" w:hAnsi="Palatino Linotype"/>
          <w:w w:val="0"/>
          <w:shd w:val="clear" w:color="auto" w:fill="D2D2D2"/>
        </w:rPr>
        <w:t>)]</w:t>
      </w:r>
      <w:r w:rsidRPr="00B00B15">
        <w:rPr>
          <w:rFonts w:ascii="Palatino Linotype" w:hAnsi="Palatino Linotype"/>
          <w:w w:val="0"/>
        </w:rPr>
        <w:t>, não há, pendente ou, segundo o Conhecimento da Vendedora, iminente</w:t>
      </w:r>
      <w:r>
        <w:rPr>
          <w:rFonts w:ascii="Palatino Linotype" w:hAnsi="Palatino Linotype"/>
          <w:w w:val="0"/>
        </w:rPr>
        <w:t xml:space="preserve"> </w:t>
      </w:r>
      <w:r w:rsidRPr="00B00B15">
        <w:rPr>
          <w:rFonts w:ascii="Palatino Linotype" w:hAnsi="Palatino Linotype"/>
          <w:w w:val="0"/>
        </w:rPr>
        <w:t>qualquer pedido, ação, solicitação, objeção ou outra petição, ou qualquer procedimento junto à ANATEL, ao Ministério das Comunicações ou qualquer outra Autoridade Governamental, os quais: (i) questionem ou contestem a validade, ou visem a revogação, cancelamento, não renovação ou suspensão de quaisquer das Licenças</w:t>
      </w:r>
      <w:r>
        <w:rPr>
          <w:rFonts w:ascii="Palatino Linotype" w:hAnsi="Palatino Linotype"/>
          <w:w w:val="0"/>
        </w:rPr>
        <w:t xml:space="preserve"> da SPE </w:t>
      </w:r>
      <w:proofErr w:type="spellStart"/>
      <w:r>
        <w:rPr>
          <w:rFonts w:ascii="Palatino Linotype" w:hAnsi="Palatino Linotype"/>
          <w:w w:val="0"/>
        </w:rPr>
        <w:t>ClientCo</w:t>
      </w:r>
      <w:proofErr w:type="spellEnd"/>
      <w:r w:rsidRPr="00B00B15">
        <w:rPr>
          <w:rFonts w:ascii="Palatino Linotype" w:hAnsi="Palatino Linotype"/>
          <w:w w:val="0"/>
        </w:rPr>
        <w:t>; (</w:t>
      </w:r>
      <w:proofErr w:type="spellStart"/>
      <w:r w:rsidRPr="00B00B15">
        <w:rPr>
          <w:rFonts w:ascii="Palatino Linotype" w:hAnsi="Palatino Linotype"/>
          <w:w w:val="0"/>
        </w:rPr>
        <w:t>ii</w:t>
      </w:r>
      <w:proofErr w:type="spellEnd"/>
      <w:r w:rsidRPr="00B00B15">
        <w:rPr>
          <w:rFonts w:ascii="Palatino Linotype" w:hAnsi="Palatino Linotype"/>
          <w:w w:val="0"/>
        </w:rPr>
        <w:t>) visem a imposição de qualquer modificação ou alteração em relação a quaisquer das Licenças</w:t>
      </w:r>
      <w:r>
        <w:rPr>
          <w:rFonts w:ascii="Palatino Linotype" w:hAnsi="Palatino Linotype"/>
          <w:w w:val="0"/>
        </w:rPr>
        <w:t xml:space="preserve"> da SPE </w:t>
      </w:r>
      <w:proofErr w:type="spellStart"/>
      <w:r>
        <w:rPr>
          <w:rFonts w:ascii="Palatino Linotype" w:hAnsi="Palatino Linotype"/>
          <w:w w:val="0"/>
        </w:rPr>
        <w:t>ClientCo</w:t>
      </w:r>
      <w:proofErr w:type="spellEnd"/>
      <w:r w:rsidRPr="00B00B15">
        <w:rPr>
          <w:rFonts w:ascii="Palatino Linotype" w:hAnsi="Palatino Linotype"/>
          <w:w w:val="0"/>
        </w:rPr>
        <w:t>; ou (</w:t>
      </w:r>
      <w:proofErr w:type="spellStart"/>
      <w:r>
        <w:rPr>
          <w:rFonts w:ascii="Palatino Linotype" w:hAnsi="Palatino Linotype"/>
          <w:w w:val="0"/>
        </w:rPr>
        <w:t>iii</w:t>
      </w:r>
      <w:proofErr w:type="spellEnd"/>
      <w:r w:rsidRPr="00B00B15">
        <w:rPr>
          <w:rFonts w:ascii="Palatino Linotype" w:hAnsi="Palatino Linotype"/>
          <w:w w:val="0"/>
        </w:rPr>
        <w:t xml:space="preserve">) visem ao </w:t>
      </w:r>
      <w:r w:rsidRPr="00B00B15">
        <w:rPr>
          <w:rFonts w:ascii="Palatino Linotype" w:hAnsi="Palatino Linotype"/>
          <w:w w:val="0"/>
        </w:rPr>
        <w:lastRenderedPageBreak/>
        <w:t>pagamento de uma multa, preço público, sanção, penalidade, danos ou contribuição em relação à utilização das Licenças</w:t>
      </w:r>
      <w:r>
        <w:rPr>
          <w:rFonts w:ascii="Palatino Linotype" w:hAnsi="Palatino Linotype"/>
          <w:w w:val="0"/>
        </w:rPr>
        <w:t xml:space="preserve"> da SPE </w:t>
      </w:r>
      <w:proofErr w:type="spellStart"/>
      <w:r>
        <w:rPr>
          <w:rFonts w:ascii="Palatino Linotype" w:hAnsi="Palatino Linotype"/>
          <w:w w:val="0"/>
        </w:rPr>
        <w:t>ClientCo</w:t>
      </w:r>
      <w:proofErr w:type="spellEnd"/>
      <w:r w:rsidRPr="00B00B15">
        <w:rPr>
          <w:rFonts w:ascii="Palatino Linotype" w:hAnsi="Palatino Linotype"/>
          <w:w w:val="0"/>
        </w:rPr>
        <w:t>.</w:t>
      </w:r>
      <w:commentRangeEnd w:id="38"/>
      <w:r>
        <w:rPr>
          <w:rStyle w:val="CommentReference"/>
        </w:rPr>
        <w:commentReference w:id="38"/>
      </w:r>
      <w:commentRangeEnd w:id="39"/>
      <w:r>
        <w:rPr>
          <w:rStyle w:val="CommentReference"/>
        </w:rPr>
        <w:commentReference w:id="39"/>
      </w:r>
    </w:p>
    <w:p w14:paraId="15AA0BF7" w14:textId="77777777" w:rsidR="00C12374" w:rsidRPr="00B00B15" w:rsidRDefault="00C12374" w:rsidP="00C12374">
      <w:pPr>
        <w:pStyle w:val="ListParagraph"/>
        <w:numPr>
          <w:ilvl w:val="0"/>
          <w:numId w:val="10"/>
        </w:numPr>
        <w:spacing w:after="0" w:line="340" w:lineRule="exact"/>
        <w:ind w:left="709" w:firstLine="0"/>
        <w:contextualSpacing w:val="0"/>
        <w:jc w:val="both"/>
        <w:rPr>
          <w:rFonts w:ascii="Palatino Linotype" w:hAnsi="Palatino Linotype"/>
          <w:color w:val="000000"/>
          <w:w w:val="0"/>
        </w:rPr>
      </w:pPr>
    </w:p>
    <w:p w14:paraId="3799B3CF" w14:textId="77777777" w:rsidR="00C12374" w:rsidRPr="00B00B15" w:rsidRDefault="00C12374" w:rsidP="00C12374">
      <w:pPr>
        <w:pStyle w:val="ListParagraph"/>
        <w:numPr>
          <w:ilvl w:val="3"/>
          <w:numId w:val="0"/>
        </w:numPr>
        <w:tabs>
          <w:tab w:val="left" w:pos="1520"/>
        </w:tabs>
        <w:spacing w:after="0" w:line="340" w:lineRule="exact"/>
        <w:ind w:left="1519" w:right="110" w:hanging="711"/>
        <w:rPr>
          <w:rFonts w:ascii="Palatino Linotype" w:hAnsi="Palatino Linotype"/>
          <w:w w:val="0"/>
        </w:rPr>
      </w:pPr>
    </w:p>
    <w:p w14:paraId="1E93E511"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commentRangeStart w:id="40"/>
      <w:r w:rsidRPr="00B00B15">
        <w:rPr>
          <w:rFonts w:ascii="Palatino Linotype" w:hAnsi="Palatino Linotype"/>
          <w:w w:val="0"/>
          <w:u w:val="single"/>
        </w:rPr>
        <w:t>Questões Fiscais</w:t>
      </w:r>
      <w:r w:rsidRPr="00B00B15">
        <w:rPr>
          <w:rFonts w:ascii="Palatino Linotype" w:hAnsi="Palatino Linotype"/>
          <w:w w:val="0"/>
        </w:rPr>
        <w:t xml:space="preserve">. Na Data de Fechamento,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terá cumprido, tempestivamente, na medida em que se tornem devidas, e/ou, conforme aplicável, contestado tempestivamente e de boa-fé, pelos meios apropriados, suas obrigações relativas a quaisquer Tributos que seja obrigada a pagar em virtude de Lei e, na eventualidade de atrasos, terão sido recolhidos as multas, juros e acréscimos correlatos incidentes conforme previstos em Lei, exceto na medida em que tal descumprimento, ausência de contestação ou ausência de recolhimento não possa causar um consequência adversa material para a UPI </w:t>
      </w:r>
      <w:proofErr w:type="spellStart"/>
      <w:r w:rsidRPr="00B00B15">
        <w:rPr>
          <w:rFonts w:ascii="Palatino Linotype" w:hAnsi="Palatino Linotype"/>
          <w:w w:val="0"/>
        </w:rPr>
        <w:t>ClientCo</w:t>
      </w:r>
      <w:proofErr w:type="spellEnd"/>
      <w:r w:rsidRPr="00B00B15">
        <w:rPr>
          <w:rFonts w:ascii="Palatino Linotype" w:hAnsi="Palatino Linotype"/>
          <w:w w:val="0"/>
        </w:rPr>
        <w:t>.</w:t>
      </w:r>
      <w:commentRangeEnd w:id="40"/>
      <w:r w:rsidR="00C63F5C">
        <w:rPr>
          <w:rStyle w:val="CommentReference"/>
        </w:rPr>
        <w:commentReference w:id="40"/>
      </w:r>
    </w:p>
    <w:p w14:paraId="2AC780FD" w14:textId="77777777" w:rsidR="00C12374" w:rsidRPr="00B00B15" w:rsidRDefault="00C12374" w:rsidP="00C12374">
      <w:pPr>
        <w:pStyle w:val="BodyText"/>
        <w:spacing w:line="340" w:lineRule="exact"/>
        <w:rPr>
          <w:rFonts w:ascii="Palatino Linotype" w:hAnsi="Palatino Linotype"/>
          <w:w w:val="0"/>
        </w:rPr>
      </w:pPr>
    </w:p>
    <w:p w14:paraId="42AC2C26"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r w:rsidRPr="00B00B15">
        <w:rPr>
          <w:rFonts w:ascii="Palatino Linotype" w:hAnsi="Palatino Linotype"/>
          <w:w w:val="0"/>
          <w:u w:val="single"/>
        </w:rPr>
        <w:t>Condução de Demandas</w:t>
      </w:r>
      <w:r w:rsidRPr="00B00B15">
        <w:rPr>
          <w:rFonts w:ascii="Palatino Linotype" w:hAnsi="Palatino Linotype"/>
          <w:w w:val="0"/>
        </w:rPr>
        <w:t xml:space="preserve">. Na Data de Fechamento,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não terá descumprido qualquer Decisão de Autoridade Governamental expedida contra a SPE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e terá praticado os atos necessários visando minimizar, de boa-fé e na extensão possível, efeitos adversos que possam decorrer de eventuais Demandas ou, se for o caso, Perdas decorrentes de qualquer Demanda.</w:t>
      </w:r>
    </w:p>
    <w:p w14:paraId="62267728" w14:textId="77777777" w:rsidR="00C12374" w:rsidRPr="00B00B15" w:rsidRDefault="00C12374" w:rsidP="00C12374">
      <w:pPr>
        <w:pStyle w:val="BodyText"/>
        <w:spacing w:line="340" w:lineRule="exact"/>
        <w:rPr>
          <w:rFonts w:ascii="Palatino Linotype" w:hAnsi="Palatino Linotype"/>
          <w:w w:val="0"/>
        </w:rPr>
      </w:pPr>
    </w:p>
    <w:p w14:paraId="78B63310"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rPr>
      </w:pPr>
      <w:bookmarkStart w:id="41" w:name="_bookmark8"/>
      <w:bookmarkEnd w:id="41"/>
      <w:r w:rsidRPr="00B00B15">
        <w:rPr>
          <w:rFonts w:ascii="Palatino Linotype" w:hAnsi="Palatino Linotype"/>
          <w:u w:val="single"/>
        </w:rPr>
        <w:t>Propriedade Intelectual</w:t>
      </w:r>
      <w:r w:rsidRPr="00B00B15">
        <w:rPr>
          <w:rFonts w:ascii="Palatino Linotype" w:hAnsi="Palatino Linotype"/>
        </w:rPr>
        <w:t xml:space="preserve">. </w:t>
      </w:r>
      <w:commentRangeStart w:id="42"/>
      <w:r w:rsidRPr="00B00B15">
        <w:rPr>
          <w:rFonts w:ascii="Palatino Linotype" w:hAnsi="Palatino Linotype"/>
        </w:rPr>
        <w:t xml:space="preserve">O Anexo 7.1.19 estabelece todos os direitos de Propriedade Intelectual de que a Vendedora seja titular, ou tenha solicitado o registro de titularidade, que serão parte do Acervo </w:t>
      </w:r>
      <w:proofErr w:type="spellStart"/>
      <w:r w:rsidRPr="00B00B15">
        <w:rPr>
          <w:rFonts w:ascii="Palatino Linotype" w:hAnsi="Palatino Linotype"/>
        </w:rPr>
        <w:t>ClientCo</w:t>
      </w:r>
      <w:proofErr w:type="spellEnd"/>
      <w:r w:rsidRPr="00B00B15">
        <w:rPr>
          <w:rFonts w:ascii="Palatino Linotype" w:hAnsi="Palatino Linotype"/>
        </w:rPr>
        <w:t xml:space="preserve">. </w:t>
      </w:r>
      <w:commentRangeEnd w:id="42"/>
      <w:r w:rsidR="00C63F5C">
        <w:rPr>
          <w:rStyle w:val="CommentReference"/>
        </w:rPr>
        <w:commentReference w:id="42"/>
      </w:r>
      <w:r w:rsidRPr="00B00B15">
        <w:rPr>
          <w:rFonts w:ascii="Palatino Linotype" w:hAnsi="Palatino Linotype"/>
        </w:rPr>
        <w:t xml:space="preserve">A Vendedora detém ou possui e a SPE </w:t>
      </w:r>
      <w:proofErr w:type="spellStart"/>
      <w:r w:rsidRPr="00B00B15">
        <w:rPr>
          <w:rFonts w:ascii="Palatino Linotype" w:hAnsi="Palatino Linotype"/>
        </w:rPr>
        <w:t>ClientCo</w:t>
      </w:r>
      <w:proofErr w:type="spellEnd"/>
      <w:r w:rsidRPr="00B00B15">
        <w:rPr>
          <w:rFonts w:ascii="Palatino Linotype" w:hAnsi="Palatino Linotype"/>
        </w:rPr>
        <w:t xml:space="preserve"> deterá a partir da Contribuição do Acervo </w:t>
      </w:r>
      <w:proofErr w:type="spellStart"/>
      <w:r w:rsidRPr="00B00B15">
        <w:rPr>
          <w:rFonts w:ascii="Palatino Linotype" w:hAnsi="Palatino Linotype"/>
        </w:rPr>
        <w:t>ClientCo</w:t>
      </w:r>
      <w:proofErr w:type="spellEnd"/>
      <w:r w:rsidRPr="00B00B15">
        <w:rPr>
          <w:rFonts w:ascii="Palatino Linotype" w:hAnsi="Palatino Linotype"/>
        </w:rPr>
        <w:t xml:space="preserve"> e em qualquer caso antes da Data do Fechamento, direitos legais suficientes em relação a quaisquer dos direitos de Propriedade Intelectual da Vendedora, necessários para o negócio compreendido pelo Acervo </w:t>
      </w:r>
      <w:proofErr w:type="spellStart"/>
      <w:r w:rsidRPr="00B00B15">
        <w:rPr>
          <w:rFonts w:ascii="Palatino Linotype" w:hAnsi="Palatino Linotype"/>
        </w:rPr>
        <w:t>ClientCo</w:t>
      </w:r>
      <w:proofErr w:type="spellEnd"/>
      <w:r w:rsidRPr="00B00B15">
        <w:rPr>
          <w:rFonts w:ascii="Palatino Linotype" w:hAnsi="Palatino Linotype"/>
        </w:rPr>
        <w:t xml:space="preserve">, incluindo, sem limitação, todos os sistemas de tecnologia da informação e plataformas utilizados para tal negócio, conforme atualmente conduzidos e conforme propostos a serem conduzidos, sem qualquer violação consciente do direito de terceiros. Exceto conforme previsto no Anexo 7.1.19, a SPE </w:t>
      </w:r>
      <w:proofErr w:type="spellStart"/>
      <w:r w:rsidRPr="00B00B15">
        <w:rPr>
          <w:rFonts w:ascii="Palatino Linotype" w:hAnsi="Palatino Linotype"/>
        </w:rPr>
        <w:t>ClientCo</w:t>
      </w:r>
      <w:proofErr w:type="spellEnd"/>
      <w:r w:rsidRPr="00B00B15">
        <w:rPr>
          <w:rFonts w:ascii="Palatino Linotype" w:hAnsi="Palatino Linotype"/>
        </w:rPr>
        <w:t xml:space="preserve"> não terá outorgado quaisquer Licenças, opções ou outros direitos sobre quaisquer dos direitos de Propriedade Intelectual a qualquer Pessoa, e não está obrigada a efetuar pagamentos sob a forma de royalties, taxas ou de outra forma a qualquer titular, licenciante, outro autor ou contraparte de qualquer opção, licença ou contrato de qualquer espécie em relação a quaisquer direitos de Propriedade Intelectual.</w:t>
      </w:r>
    </w:p>
    <w:p w14:paraId="00D1DE7C" w14:textId="77777777" w:rsidR="00C12374" w:rsidRPr="00B00B15" w:rsidRDefault="00C12374" w:rsidP="00C12374">
      <w:pPr>
        <w:pStyle w:val="BodyText"/>
        <w:spacing w:line="340" w:lineRule="exact"/>
        <w:rPr>
          <w:rFonts w:ascii="Palatino Linotype" w:hAnsi="Palatino Linotype"/>
          <w:w w:val="0"/>
        </w:rPr>
      </w:pPr>
    </w:p>
    <w:p w14:paraId="0E50DD4B" w14:textId="77777777" w:rsidR="00C12374" w:rsidRPr="00B00B15" w:rsidRDefault="00C12374" w:rsidP="00C12374">
      <w:pPr>
        <w:pStyle w:val="ListParagraph"/>
        <w:widowControl w:val="0"/>
        <w:numPr>
          <w:ilvl w:val="2"/>
          <w:numId w:val="9"/>
        </w:numPr>
        <w:autoSpaceDE w:val="0"/>
        <w:autoSpaceDN w:val="0"/>
        <w:adjustRightInd w:val="0"/>
        <w:spacing w:after="0" w:line="340" w:lineRule="exact"/>
        <w:ind w:left="0" w:firstLine="0"/>
        <w:jc w:val="both"/>
        <w:rPr>
          <w:rFonts w:ascii="Palatino Linotype" w:hAnsi="Palatino Linotype"/>
          <w:w w:val="0"/>
        </w:rPr>
      </w:pPr>
      <w:r w:rsidRPr="00B00B15">
        <w:rPr>
          <w:rFonts w:ascii="Palatino Linotype" w:hAnsi="Palatino Linotype"/>
          <w:w w:val="0"/>
          <w:u w:val="single"/>
        </w:rPr>
        <w:t>Prestação das Declarações e Garantias</w:t>
      </w:r>
      <w:r w:rsidRPr="00B00B15">
        <w:rPr>
          <w:rFonts w:ascii="Palatino Linotype" w:hAnsi="Palatino Linotype"/>
          <w:w w:val="0"/>
        </w:rPr>
        <w:t xml:space="preserve">. Exceto conforme especificamente previsto na Cláusula 7.1 do Contrato, as Sociedades do Grupo Oi não prestam nenhuma declaração ou garantia para a Compradora ou para qualquer outra Pessoa em relação ao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ou ao negócio compreendido pelo Acervo </w:t>
      </w:r>
      <w:proofErr w:type="spellStart"/>
      <w:r w:rsidRPr="00B00B15">
        <w:rPr>
          <w:rFonts w:ascii="Palatino Linotype" w:hAnsi="Palatino Linotype"/>
          <w:w w:val="0"/>
        </w:rPr>
        <w:t>ClientCo</w:t>
      </w:r>
      <w:proofErr w:type="spellEnd"/>
      <w:r w:rsidRPr="00B00B15">
        <w:rPr>
          <w:rFonts w:ascii="Palatino Linotype" w:hAnsi="Palatino Linotype"/>
          <w:w w:val="0"/>
        </w:rPr>
        <w:t xml:space="preserve">. As declarações prestadas pelas Sociedades do Grupo Oi neste Contrato não contêm qualquer inveracidade ou inexatidão sobre qualquer ato ou fato relevante, tampouco omitem a </w:t>
      </w:r>
      <w:r w:rsidRPr="00B00B15">
        <w:rPr>
          <w:rFonts w:ascii="Palatino Linotype" w:hAnsi="Palatino Linotype"/>
          <w:w w:val="0"/>
        </w:rPr>
        <w:lastRenderedPageBreak/>
        <w:t>existência de qualquer ato ou fato relevante, cujo conhecimento seja necessário para fazer com que as declarações prestadas neste Contrato não sejam enganosas, incorretas ou incompletas.</w:t>
      </w:r>
    </w:p>
    <w:p w14:paraId="4F463A19" w14:textId="77777777" w:rsidR="00853273" w:rsidRPr="00C12374" w:rsidRDefault="00853273" w:rsidP="00C12374"/>
    <w:sectPr w:rsidR="00853273" w:rsidRPr="00C1237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ídico Societário" w:date="2024-06-12T17:27:00Z" w:initials="Jur Soc">
    <w:p w14:paraId="2F1D5847" w14:textId="12922043" w:rsidR="009B2B0C" w:rsidRDefault="009B2B0C">
      <w:pPr>
        <w:pStyle w:val="CommentText"/>
      </w:pPr>
      <w:r>
        <w:rPr>
          <w:rStyle w:val="CommentReference"/>
        </w:rPr>
        <w:annotationRef/>
      </w:r>
      <w:r>
        <w:t>OK</w:t>
      </w:r>
    </w:p>
  </w:comment>
  <w:comment w:id="1" w:author="Jurídico Societário" w:date="2024-06-12T17:28:00Z" w:initials="Jur Soc">
    <w:p w14:paraId="27EC3734" w14:textId="5F0FDE36" w:rsidR="009B2B0C" w:rsidRDefault="009B2B0C">
      <w:pPr>
        <w:pStyle w:val="CommentText"/>
      </w:pPr>
      <w:r>
        <w:rPr>
          <w:rStyle w:val="CommentReference"/>
        </w:rPr>
        <w:annotationRef/>
      </w:r>
      <w:r w:rsidRPr="009B2B0C">
        <w:rPr>
          <w:b/>
          <w:u w:val="single"/>
        </w:rPr>
        <w:t>Regulatório:</w:t>
      </w:r>
      <w:r>
        <w:t xml:space="preserve"> avaliar</w:t>
      </w:r>
    </w:p>
  </w:comment>
  <w:comment w:id="2" w:author="Jurídico Societário" w:date="2024-06-12T17:29:00Z" w:initials="Jur Soc">
    <w:p w14:paraId="0C595878" w14:textId="56E6CC22" w:rsidR="009B2B0C" w:rsidRDefault="009B2B0C">
      <w:pPr>
        <w:pStyle w:val="CommentText"/>
      </w:pPr>
      <w:r>
        <w:rPr>
          <w:rStyle w:val="CommentReference"/>
        </w:rPr>
        <w:annotationRef/>
      </w:r>
      <w:r>
        <w:t>OK</w:t>
      </w:r>
    </w:p>
  </w:comment>
  <w:comment w:id="3" w:author="Jurídico Societário" w:date="2024-06-12T15:52:00Z" w:initials="Jur Soc">
    <w:p w14:paraId="2E49213B" w14:textId="446BAFA5" w:rsidR="00825482" w:rsidRDefault="00825482">
      <w:pPr>
        <w:pStyle w:val="CommentText"/>
      </w:pPr>
      <w:r>
        <w:rPr>
          <w:rStyle w:val="CommentReference"/>
        </w:rPr>
        <w:annotationRef/>
      </w:r>
      <w:r w:rsidR="009B2B0C" w:rsidRPr="009B2B0C">
        <w:rPr>
          <w:b/>
          <w:u w:val="single"/>
        </w:rPr>
        <w:t>BMA:</w:t>
      </w:r>
      <w:r w:rsidR="009B2B0C">
        <w:t xml:space="preserve"> d</w:t>
      </w:r>
      <w:r>
        <w:t>emandará anexo, pois faz parte do Projeto ClientCo a abertura de diversas filiais</w:t>
      </w:r>
      <w:r w:rsidR="009B2B0C">
        <w:t>.</w:t>
      </w:r>
      <w:r>
        <w:t xml:space="preserve"> </w:t>
      </w:r>
    </w:p>
  </w:comment>
  <w:comment w:id="4" w:author="Jurídico Societário" w:date="2024-06-12T17:30:00Z" w:initials="Jur Soc">
    <w:p w14:paraId="723E1A7D" w14:textId="75C61AA2" w:rsidR="009B2B0C" w:rsidRDefault="009B2B0C">
      <w:pPr>
        <w:pStyle w:val="CommentText"/>
      </w:pPr>
      <w:r>
        <w:rPr>
          <w:rStyle w:val="CommentReference"/>
        </w:rPr>
        <w:annotationRef/>
      </w:r>
      <w:r w:rsidRPr="009B2B0C">
        <w:rPr>
          <w:b/>
          <w:u w:val="single"/>
        </w:rPr>
        <w:t>ATF:</w:t>
      </w:r>
      <w:r>
        <w:t xml:space="preserve"> preparar anexo ref. filiais</w:t>
      </w:r>
    </w:p>
  </w:comment>
  <w:comment w:id="5" w:author="Jurídico Societário" w:date="2024-06-12T15:55:00Z" w:initials="Jur Soc">
    <w:p w14:paraId="28154F2A" w14:textId="1EDB6585" w:rsidR="00825482" w:rsidRDefault="00825482">
      <w:pPr>
        <w:pStyle w:val="CommentText"/>
      </w:pPr>
      <w:r>
        <w:rPr>
          <w:rStyle w:val="CommentReference"/>
        </w:rPr>
        <w:annotationRef/>
      </w:r>
      <w:r w:rsidRPr="009B2B0C">
        <w:rPr>
          <w:b/>
          <w:u w:val="single"/>
        </w:rPr>
        <w:t>BMA:</w:t>
      </w:r>
      <w:r>
        <w:t xml:space="preserve"> ajustar redação pois </w:t>
      </w:r>
      <w:r>
        <w:t>cfe PRJ, as ações serão oneradas com o drop down de ativos e deverão ser desoneradas no momento do closing.</w:t>
      </w:r>
    </w:p>
  </w:comment>
  <w:comment w:id="6" w:author="Jurídico Societário" w:date="2024-06-12T15:56:00Z" w:initials="Jur Soc">
    <w:p w14:paraId="1FEA4709" w14:textId="5B12EFB3" w:rsidR="00825482" w:rsidRDefault="00825482">
      <w:pPr>
        <w:pStyle w:val="CommentText"/>
      </w:pPr>
      <w:r>
        <w:rPr>
          <w:rStyle w:val="CommentReference"/>
        </w:rPr>
        <w:annotationRef/>
      </w:r>
      <w:r w:rsidRPr="009B2B0C">
        <w:rPr>
          <w:b/>
          <w:u w:val="single"/>
        </w:rPr>
        <w:t>BMA:</w:t>
      </w:r>
      <w:r>
        <w:t xml:space="preserve"> ajustar redação pois </w:t>
      </w:r>
      <w:r>
        <w:t>cfe PRJ, as ações serão oneradas com o drop down de ativos e deverão ser desoneradas no momento do closing.</w:t>
      </w:r>
    </w:p>
  </w:comment>
  <w:comment w:id="7" w:author="Jurídico Societário" w:date="2024-06-12T16:00:00Z" w:initials="Jur Soc">
    <w:p w14:paraId="1B878358" w14:textId="35B546A6" w:rsidR="00825482" w:rsidRDefault="00825482">
      <w:pPr>
        <w:pStyle w:val="CommentText"/>
      </w:pPr>
      <w:r>
        <w:rPr>
          <w:rStyle w:val="CommentReference"/>
        </w:rPr>
        <w:annotationRef/>
      </w:r>
      <w:r w:rsidRPr="00CC55E3">
        <w:rPr>
          <w:b/>
          <w:u w:val="single"/>
        </w:rPr>
        <w:t>BMA:</w:t>
      </w:r>
      <w:r>
        <w:t xml:space="preserve"> ajustar redação pois </w:t>
      </w:r>
      <w:r>
        <w:t>cfe PRJ, as ações serão oneradas com o drop down de ativos e deverão ser desoneradas no momento do closing.</w:t>
      </w:r>
    </w:p>
  </w:comment>
  <w:comment w:id="8" w:author="Jurídico Societário" w:date="2024-06-12T17:33:00Z" w:initials="Jur Soc">
    <w:p w14:paraId="3D3AFE3E" w14:textId="6ED3AFA2" w:rsidR="00CC55E3" w:rsidRDefault="00CC55E3">
      <w:pPr>
        <w:pStyle w:val="CommentText"/>
      </w:pPr>
      <w:r>
        <w:rPr>
          <w:rStyle w:val="CommentReference"/>
        </w:rPr>
        <w:annotationRef/>
      </w:r>
      <w:r>
        <w:t>OK</w:t>
      </w:r>
    </w:p>
  </w:comment>
  <w:comment w:id="9" w:author="Jurídico Societário" w:date="2024-06-12T17:33:00Z" w:initials="Jur Soc">
    <w:p w14:paraId="4A05CD3E" w14:textId="0835DB34" w:rsidR="00CC55E3" w:rsidRDefault="00CC55E3">
      <w:pPr>
        <w:pStyle w:val="CommentText"/>
      </w:pPr>
      <w:r>
        <w:rPr>
          <w:rStyle w:val="CommentReference"/>
        </w:rPr>
        <w:annotationRef/>
      </w:r>
      <w:r>
        <w:t>OK</w:t>
      </w:r>
    </w:p>
  </w:comment>
  <w:comment w:id="10" w:author="Jurídico Societário" w:date="2024-06-12T16:04:00Z" w:initials="Jur Soc">
    <w:p w14:paraId="3A7BA105" w14:textId="3F54918E" w:rsidR="004C7187" w:rsidRDefault="004C7187">
      <w:pPr>
        <w:pStyle w:val="CommentText"/>
      </w:pPr>
      <w:r>
        <w:rPr>
          <w:rStyle w:val="CommentReference"/>
        </w:rPr>
        <w:annotationRef/>
      </w:r>
      <w:r w:rsidR="006C6517" w:rsidRPr="006C6517">
        <w:rPr>
          <w:b/>
          <w:u w:val="single"/>
        </w:rPr>
        <w:t>Time M&amp;A (Vivi):</w:t>
      </w:r>
      <w:r w:rsidR="006C6517">
        <w:t xml:space="preserve"> poderia auxiliar na consolidação após análise dos contratos pelo Maneira?</w:t>
      </w:r>
    </w:p>
  </w:comment>
  <w:comment w:id="11" w:author="Jurídico Societário" w:date="2024-06-12T16:08:00Z" w:initials="Jur Soc">
    <w:p w14:paraId="5A881BA9" w14:textId="26F2CCCD" w:rsidR="004C7187" w:rsidRPr="00CC55E3" w:rsidRDefault="004C7187">
      <w:pPr>
        <w:pStyle w:val="CommentText"/>
        <w:rPr>
          <w:lang w:val="en-US"/>
        </w:rPr>
      </w:pPr>
      <w:r>
        <w:rPr>
          <w:rStyle w:val="CommentReference"/>
        </w:rPr>
        <w:annotationRef/>
      </w:r>
      <w:r w:rsidR="000F582B" w:rsidRPr="00CC55E3">
        <w:rPr>
          <w:b/>
          <w:u w:val="single"/>
        </w:rPr>
        <w:t xml:space="preserve">Compliance (Duilio/Mariana Cruz), Jur. </w:t>
      </w:r>
      <w:r w:rsidR="000F582B" w:rsidRPr="00CC55E3">
        <w:rPr>
          <w:b/>
          <w:u w:val="single"/>
          <w:lang w:val="en-US"/>
        </w:rPr>
        <w:t>Criminal (Marcela)</w:t>
      </w:r>
      <w:r w:rsidR="00CC55E3" w:rsidRPr="00CC55E3">
        <w:rPr>
          <w:b/>
          <w:u w:val="single"/>
          <w:lang w:val="en-US"/>
        </w:rPr>
        <w:t>:</w:t>
      </w:r>
      <w:r w:rsidR="00CC55E3" w:rsidRPr="00CC55E3">
        <w:rPr>
          <w:lang w:val="en-US"/>
        </w:rPr>
        <w:t xml:space="preserve"> validar</w:t>
      </w:r>
    </w:p>
  </w:comment>
  <w:comment w:id="14" w:author="Jurídico Societário" w:date="2024-06-12T16:09:00Z" w:initials="Jur Soc">
    <w:p w14:paraId="5836AE2D" w14:textId="7F8633BA" w:rsidR="004C7187" w:rsidRPr="00CC55E3" w:rsidRDefault="004C7187">
      <w:pPr>
        <w:pStyle w:val="CommentText"/>
        <w:rPr>
          <w:lang w:val="en-US"/>
        </w:rPr>
      </w:pPr>
      <w:r w:rsidRPr="00CC55E3">
        <w:rPr>
          <w:rStyle w:val="CommentReference"/>
          <w:b/>
          <w:u w:val="single"/>
        </w:rPr>
        <w:annotationRef/>
      </w:r>
      <w:r w:rsidR="00CC55E3" w:rsidRPr="00CC55E3">
        <w:rPr>
          <w:b/>
          <w:u w:val="single"/>
          <w:lang w:val="en-US"/>
        </w:rPr>
        <w:t>Compliance (Christian Kratochwil):</w:t>
      </w:r>
      <w:r w:rsidR="00CC55E3">
        <w:rPr>
          <w:lang w:val="en-US"/>
        </w:rPr>
        <w:t xml:space="preserve"> </w:t>
      </w:r>
      <w:r w:rsidR="00CC55E3">
        <w:rPr>
          <w:lang w:val="en-US"/>
        </w:rPr>
        <w:t>validar</w:t>
      </w:r>
    </w:p>
  </w:comment>
  <w:comment w:id="16" w:author="Jurídico Societário" w:date="2024-06-12T16:09:00Z" w:initials="Jur Soc">
    <w:p w14:paraId="2A9CC8EE" w14:textId="055D98F0" w:rsidR="004C7187" w:rsidRDefault="004C7187">
      <w:pPr>
        <w:pStyle w:val="CommentText"/>
      </w:pPr>
      <w:r>
        <w:rPr>
          <w:rStyle w:val="CommentReference"/>
        </w:rPr>
        <w:annotationRef/>
      </w:r>
      <w:r w:rsidRPr="0068733B">
        <w:rPr>
          <w:b/>
          <w:u w:val="single"/>
        </w:rPr>
        <w:t>Time M&amp;A (LR/Alessandro/Vivi/Charlene):</w:t>
      </w:r>
      <w:r>
        <w:t xml:space="preserve"> providenciar anexo.</w:t>
      </w:r>
    </w:p>
  </w:comment>
  <w:comment w:id="19" w:author="Jurídico Societário" w:date="2024-06-12T16:15:00Z" w:initials="Jur Soc">
    <w:p w14:paraId="52EB77ED" w14:textId="77777777" w:rsidR="00641D91" w:rsidRDefault="00641D91">
      <w:pPr>
        <w:pStyle w:val="CommentText"/>
      </w:pPr>
      <w:r>
        <w:rPr>
          <w:rStyle w:val="CommentReference"/>
        </w:rPr>
        <w:annotationRef/>
      </w:r>
      <w:r w:rsidRPr="0068733B">
        <w:rPr>
          <w:b/>
          <w:u w:val="single"/>
        </w:rPr>
        <w:t>Time M&amp;A (LR/Alessandro/Vivi/Charlene):</w:t>
      </w:r>
      <w:r>
        <w:t xml:space="preserve"> providenciar anexo.</w:t>
      </w:r>
    </w:p>
    <w:p w14:paraId="4FB4AEB9" w14:textId="77777777" w:rsidR="0068733B" w:rsidRDefault="0068733B">
      <w:pPr>
        <w:pStyle w:val="CommentText"/>
      </w:pPr>
    </w:p>
    <w:p w14:paraId="786CBC39" w14:textId="02108B17" w:rsidR="00641D91" w:rsidRDefault="00641D91">
      <w:pPr>
        <w:pStyle w:val="CommentText"/>
      </w:pPr>
      <w:r>
        <w:t>OBS: Na seção C do Anexo 5.2.1(I) do PRJ consta uma listagem de contratos relevantes de fornecedores, com data-base de dez/23.</w:t>
      </w:r>
    </w:p>
    <w:p w14:paraId="1FADB7D7" w14:textId="6EBFF54D" w:rsidR="00641D91" w:rsidRDefault="00641D91">
      <w:pPr>
        <w:pStyle w:val="CommentText"/>
      </w:pPr>
      <w:r>
        <w:t>OBS 2: verificar as declarações constantes das alíneas (i), (</w:t>
      </w:r>
      <w:r>
        <w:t>ii) e (iii) da Cl. 7.1.6.</w:t>
      </w:r>
    </w:p>
  </w:comment>
  <w:comment w:id="22" w:author="Jurídico Societário" w:date="2024-06-12T16:39:00Z" w:initials="Jur Soc">
    <w:p w14:paraId="34596F28" w14:textId="7B94C984" w:rsidR="000F582B" w:rsidRDefault="000F582B">
      <w:pPr>
        <w:pStyle w:val="CommentText"/>
      </w:pPr>
      <w:r>
        <w:rPr>
          <w:rStyle w:val="CommentReference"/>
        </w:rPr>
        <w:annotationRef/>
      </w:r>
      <w:r w:rsidR="00B915D6" w:rsidRPr="00B915D6">
        <w:rPr>
          <w:b/>
          <w:u w:val="single"/>
        </w:rPr>
        <w:t>BMA:</w:t>
      </w:r>
      <w:r w:rsidR="00B915D6">
        <w:t xml:space="preserve"> podemos limitar a definição de “Demandas” no </w:t>
      </w:r>
      <w:r>
        <w:t>SPA</w:t>
      </w:r>
      <w:r w:rsidR="00B915D6">
        <w:t xml:space="preserve">? </w:t>
      </w:r>
      <w:r>
        <w:t>EX: reclamação, notificação extrajudicial, notificação de descumprimento, violação</w:t>
      </w:r>
    </w:p>
  </w:comment>
  <w:comment w:id="23" w:author="Jurídico Societário" w:date="2024-06-12T16:18:00Z" w:initials="Jur Soc">
    <w:p w14:paraId="553281BC" w14:textId="7C31CDDA" w:rsidR="00641D91" w:rsidRDefault="00641D91">
      <w:pPr>
        <w:pStyle w:val="CommentText"/>
      </w:pPr>
      <w:r>
        <w:rPr>
          <w:rStyle w:val="CommentReference"/>
        </w:rPr>
        <w:annotationRef/>
      </w:r>
      <w:r w:rsidRPr="0068733B">
        <w:rPr>
          <w:b/>
          <w:u w:val="single"/>
        </w:rPr>
        <w:t>Time M&amp;A (LR/Alessandro/Vivi/Charlene):</w:t>
      </w:r>
      <w:r>
        <w:t xml:space="preserve"> providenciar anexo.</w:t>
      </w:r>
    </w:p>
  </w:comment>
  <w:comment w:id="24" w:author="Jurídico Societário" w:date="2024-06-12T16:21:00Z" w:initials="Jur Soc">
    <w:p w14:paraId="013AA8EC" w14:textId="20DBD751" w:rsidR="00641D91" w:rsidRDefault="00641D91">
      <w:pPr>
        <w:pStyle w:val="CommentText"/>
      </w:pPr>
      <w:r>
        <w:rPr>
          <w:rStyle w:val="CommentReference"/>
        </w:rPr>
        <w:annotationRef/>
      </w:r>
      <w:r w:rsidRPr="0068733B">
        <w:rPr>
          <w:b/>
          <w:u w:val="single"/>
        </w:rPr>
        <w:t>Jur Societário:</w:t>
      </w:r>
      <w:r>
        <w:t xml:space="preserve"> checar com todas as áreas do jurídico.</w:t>
      </w:r>
    </w:p>
    <w:p w14:paraId="4894E9AF" w14:textId="77777777" w:rsidR="0068733B" w:rsidRDefault="0068733B">
      <w:pPr>
        <w:pStyle w:val="CommentText"/>
      </w:pPr>
    </w:p>
    <w:p w14:paraId="2CDFFFC4" w14:textId="619FBFFB" w:rsidR="00641D91" w:rsidRDefault="00641D91">
      <w:pPr>
        <w:pStyle w:val="CommentText"/>
      </w:pPr>
      <w:r w:rsidRPr="0068733B">
        <w:rPr>
          <w:b/>
          <w:u w:val="single"/>
        </w:rPr>
        <w:t>Time M&amp;A (LR/Alessandro/Vivi/Charlene):</w:t>
      </w:r>
      <w:r>
        <w:t xml:space="preserve"> checar com as áreas de negócios, haja vista que o conceito de Demanda é amplo:</w:t>
      </w:r>
    </w:p>
    <w:p w14:paraId="4E1F86C9" w14:textId="2A82A0CA" w:rsidR="00641D91" w:rsidRDefault="00641D91">
      <w:pPr>
        <w:pStyle w:val="CommentText"/>
      </w:pPr>
    </w:p>
    <w:p w14:paraId="705F4211" w14:textId="7B7D6E56" w:rsidR="00641D91" w:rsidRPr="00641D91" w:rsidRDefault="00641D91" w:rsidP="00641D91">
      <w:pPr>
        <w:spacing w:after="0" w:line="340" w:lineRule="exact"/>
        <w:jc w:val="both"/>
        <w:rPr>
          <w:rFonts w:ascii="Palatino Linotype" w:hAnsi="Palatino Linotype" w:cs="Times New Roman"/>
        </w:rPr>
      </w:pPr>
      <w:r w:rsidRPr="00641D91">
        <w:rPr>
          <w:rFonts w:ascii="Palatino Linotype" w:hAnsi="Palatino Linotype" w:cs="Times New Roman"/>
          <w:b/>
          <w:bCs/>
          <w:highlight w:val="yellow"/>
        </w:rPr>
        <w:t>“</w:t>
      </w:r>
      <w:r w:rsidRPr="00641D91">
        <w:rPr>
          <w:rFonts w:ascii="Palatino Linotype" w:hAnsi="Palatino Linotype" w:cs="Times New Roman"/>
          <w:b/>
          <w:bCs/>
          <w:highlight w:val="yellow"/>
          <w:u w:val="single"/>
        </w:rPr>
        <w:t>Demandas</w:t>
      </w:r>
      <w:r w:rsidRPr="00641D91">
        <w:rPr>
          <w:rFonts w:ascii="Palatino Linotype" w:hAnsi="Palatino Linotype" w:cs="Times New Roman"/>
          <w:b/>
          <w:bCs/>
          <w:highlight w:val="yellow"/>
        </w:rPr>
        <w:t>”</w:t>
      </w:r>
      <w:r w:rsidRPr="00641D91">
        <w:rPr>
          <w:rFonts w:ascii="Palatino Linotype" w:hAnsi="Palatino Linotype" w:cs="Times New Roman"/>
          <w:highlight w:val="yellow"/>
        </w:rPr>
        <w:t xml:space="preserve"> significa qualquer ação, processo judicial, arbitral ou administrativo, demanda, Decisão, notificação judicial ou extrajudicial, reclamação, auto de infração, embargo, arrolamento, notificação de descumprimento ou violação, investigação, auditoria, autuação, notificação de cobrança, procedimento, inquérito judicial ou administrativo.</w:t>
      </w:r>
    </w:p>
  </w:comment>
  <w:comment w:id="25" w:author="Jurídico Societário" w:date="2024-06-12T16:44:00Z" w:initials="Jur Soc">
    <w:p w14:paraId="05C5F6CF" w14:textId="46D3FBA8" w:rsidR="000F582B" w:rsidRDefault="000F582B">
      <w:pPr>
        <w:pStyle w:val="CommentText"/>
      </w:pPr>
      <w:r>
        <w:rPr>
          <w:rStyle w:val="CommentReference"/>
        </w:rPr>
        <w:annotationRef/>
      </w:r>
      <w:r w:rsidRPr="0068733B">
        <w:rPr>
          <w:b/>
          <w:u w:val="single"/>
        </w:rPr>
        <w:t>BMA</w:t>
      </w:r>
      <w:r w:rsidR="0068733B" w:rsidRPr="0068733B">
        <w:rPr>
          <w:b/>
          <w:u w:val="single"/>
        </w:rPr>
        <w:t>:</w:t>
      </w:r>
      <w:r>
        <w:t xml:space="preserve"> revisar </w:t>
      </w:r>
      <w:r w:rsidR="0068733B">
        <w:t>redação do item 7.1.9</w:t>
      </w:r>
      <w:r>
        <w:t>.</w:t>
      </w:r>
      <w:r w:rsidR="0068733B">
        <w:t xml:space="preserve"> Não conseguimos entender essa declaração.</w:t>
      </w:r>
    </w:p>
  </w:comment>
  <w:comment w:id="27" w:author="Jurídico Societário" w:date="2024-06-12T17:01:00Z" w:initials="Jur Soc">
    <w:p w14:paraId="694D3A55" w14:textId="203BA6EE" w:rsidR="00500CE5" w:rsidRDefault="00500CE5">
      <w:pPr>
        <w:pStyle w:val="CommentText"/>
      </w:pPr>
      <w:r>
        <w:rPr>
          <w:rStyle w:val="CommentReference"/>
        </w:rPr>
        <w:annotationRef/>
      </w:r>
      <w:r w:rsidRPr="0068733B">
        <w:rPr>
          <w:b/>
          <w:u w:val="single"/>
        </w:rPr>
        <w:t>Time M&amp;A (LR/Alessandro/Vivi/Charlene):</w:t>
      </w:r>
      <w:r>
        <w:t xml:space="preserve"> validar com as áreas (exemplos: negócios, contabilidade, patrimônio, tesouraria, regulatório).</w:t>
      </w:r>
    </w:p>
    <w:p w14:paraId="3CE66A8F" w14:textId="77777777" w:rsidR="00500CE5" w:rsidRDefault="00500CE5">
      <w:pPr>
        <w:pStyle w:val="CommentText"/>
      </w:pPr>
    </w:p>
    <w:p w14:paraId="3CEE7F82" w14:textId="361263A1" w:rsidR="00500CE5" w:rsidRDefault="00500CE5">
      <w:pPr>
        <w:pStyle w:val="CommentText"/>
      </w:pPr>
      <w:r w:rsidRPr="0068733B">
        <w:rPr>
          <w:b/>
          <w:u w:val="single"/>
        </w:rPr>
        <w:t>Jur Societário</w:t>
      </w:r>
      <w:r w:rsidR="0068733B" w:rsidRPr="0068733B">
        <w:rPr>
          <w:b/>
          <w:u w:val="single"/>
        </w:rPr>
        <w:t>:</w:t>
      </w:r>
      <w:r w:rsidR="0068733B">
        <w:t xml:space="preserve"> incluir </w:t>
      </w:r>
      <w:r>
        <w:t xml:space="preserve">o tema da oneração - Cfe PRJ, as ações serão oneradas com o drop down de ativos e deverão ser desoneradas no momento do closing. </w:t>
      </w:r>
    </w:p>
  </w:comment>
  <w:comment w:id="28" w:author="Autor" w:initials="A">
    <w:p w14:paraId="40E0A455" w14:textId="77777777" w:rsidR="00C12374" w:rsidRDefault="00C12374" w:rsidP="00C12374">
      <w:r>
        <w:rPr>
          <w:rStyle w:val="CommentReference"/>
        </w:rPr>
        <w:annotationRef/>
      </w:r>
      <w:r>
        <w:rPr>
          <w:b/>
          <w:bCs/>
          <w:sz w:val="20"/>
          <w:szCs w:val="20"/>
          <w:highlight w:val="yellow"/>
        </w:rPr>
        <w:t>Comentário PNM:</w:t>
      </w:r>
      <w:r>
        <w:rPr>
          <w:sz w:val="20"/>
          <w:szCs w:val="20"/>
          <w:highlight w:val="yellow"/>
        </w:rPr>
        <w:t xml:space="preserve"> Pedimos que avaliem se há algum passivo relativo ao Acervo </w:t>
      </w:r>
      <w:r>
        <w:rPr>
          <w:sz w:val="20"/>
          <w:szCs w:val="20"/>
          <w:highlight w:val="yellow"/>
        </w:rPr>
        <w:t>ClientCo que possa ser interpretado como incompatível com esse ponto.</w:t>
      </w:r>
    </w:p>
  </w:comment>
  <w:comment w:id="29" w:author="Jurídico Societário" w:date="2024-06-12T17:08:00Z" w:initials="Jur Soc">
    <w:p w14:paraId="301FBA47" w14:textId="566FA42F" w:rsidR="00500CE5" w:rsidRDefault="00500CE5">
      <w:pPr>
        <w:pStyle w:val="CommentText"/>
      </w:pPr>
      <w:r>
        <w:rPr>
          <w:rStyle w:val="CommentReference"/>
        </w:rPr>
        <w:annotationRef/>
      </w:r>
      <w:r w:rsidR="0068733B">
        <w:t xml:space="preserve"> </w:t>
      </w:r>
      <w:r w:rsidR="0068733B" w:rsidRPr="0068733B">
        <w:rPr>
          <w:b/>
          <w:u w:val="single"/>
        </w:rPr>
        <w:t xml:space="preserve">RH e </w:t>
      </w:r>
      <w:r w:rsidR="0068733B" w:rsidRPr="0068733B">
        <w:rPr>
          <w:b/>
          <w:u w:val="single"/>
        </w:rPr>
        <w:t>Jur trabalhista:</w:t>
      </w:r>
      <w:r w:rsidR="0068733B">
        <w:t xml:space="preserve"> validar</w:t>
      </w:r>
    </w:p>
  </w:comment>
  <w:comment w:id="30" w:author="Jurídico Societário" w:date="2024-06-12T17:09:00Z" w:initials="Jur Soc">
    <w:p w14:paraId="7988889C" w14:textId="6B1EAC54" w:rsidR="00C63F5C" w:rsidRDefault="00C63F5C">
      <w:pPr>
        <w:pStyle w:val="CommentText"/>
      </w:pPr>
      <w:r>
        <w:rPr>
          <w:rStyle w:val="CommentReference"/>
        </w:rPr>
        <w:annotationRef/>
      </w:r>
      <w:r w:rsidR="0068733B" w:rsidRPr="0068733B">
        <w:rPr>
          <w:b/>
          <w:u w:val="single"/>
        </w:rPr>
        <w:t>Contabilidade (Marcelo Gomes):</w:t>
      </w:r>
      <w:r w:rsidR="0068733B">
        <w:t xml:space="preserve"> validar</w:t>
      </w:r>
    </w:p>
  </w:comment>
  <w:comment w:id="32" w:author="Autor" w:initials="A">
    <w:p w14:paraId="050D1B10" w14:textId="77777777" w:rsidR="00C12374" w:rsidRDefault="00C12374" w:rsidP="00C12374">
      <w:r>
        <w:rPr>
          <w:rStyle w:val="CommentReference"/>
        </w:rPr>
        <w:annotationRef/>
      </w:r>
      <w:r>
        <w:rPr>
          <w:b/>
          <w:bCs/>
          <w:sz w:val="20"/>
          <w:szCs w:val="20"/>
          <w:highlight w:val="yellow"/>
        </w:rPr>
        <w:t xml:space="preserve">Comentário PNM: </w:t>
      </w:r>
      <w:r>
        <w:rPr>
          <w:sz w:val="20"/>
          <w:szCs w:val="20"/>
          <w:highlight w:val="yellow"/>
        </w:rPr>
        <w:t>Considerando que a operação ocorrerá apenas após a migração, não nos parece haver necessidade de referência à reversibilidade. Sugerimos excluir essa referência.</w:t>
      </w:r>
    </w:p>
  </w:comment>
  <w:comment w:id="33" w:author="Autor" w:initials="A">
    <w:p w14:paraId="62D3E18B" w14:textId="77777777" w:rsidR="00C12374" w:rsidRDefault="00C12374" w:rsidP="00C12374">
      <w:pPr>
        <w:pStyle w:val="CommentText"/>
      </w:pPr>
      <w:r>
        <w:rPr>
          <w:rStyle w:val="CommentReference"/>
        </w:rPr>
        <w:annotationRef/>
      </w:r>
      <w:r>
        <w:t>Concordo, parece igualmente refletida de Mars, quando era uma preocupação das Compradoras</w:t>
      </w:r>
    </w:p>
  </w:comment>
  <w:comment w:id="35" w:author="Jurídico Societário" w:date="2024-06-12T17:15:00Z" w:initials="Jur Soc">
    <w:p w14:paraId="03E56387" w14:textId="32FE0511" w:rsidR="00C63F5C" w:rsidRDefault="00C63F5C">
      <w:pPr>
        <w:pStyle w:val="CommentText"/>
      </w:pPr>
      <w:r>
        <w:rPr>
          <w:rStyle w:val="CommentReference"/>
        </w:rPr>
        <w:annotationRef/>
      </w:r>
      <w:r w:rsidRPr="0068733B">
        <w:rPr>
          <w:b/>
          <w:u w:val="single"/>
        </w:rPr>
        <w:t>Regulatório</w:t>
      </w:r>
      <w:r w:rsidR="0068733B" w:rsidRPr="0068733B">
        <w:rPr>
          <w:b/>
          <w:u w:val="single"/>
        </w:rPr>
        <w:t>:</w:t>
      </w:r>
      <w:r w:rsidR="0068733B">
        <w:t xml:space="preserve"> validar</w:t>
      </w:r>
    </w:p>
  </w:comment>
  <w:comment w:id="38" w:author="Autor" w:initials="A">
    <w:p w14:paraId="75807C31" w14:textId="77777777" w:rsidR="00C12374" w:rsidRDefault="00C12374" w:rsidP="00C12374">
      <w:r>
        <w:rPr>
          <w:rStyle w:val="CommentReference"/>
        </w:rPr>
        <w:annotationRef/>
      </w:r>
      <w:r>
        <w:rPr>
          <w:b/>
          <w:bCs/>
          <w:sz w:val="20"/>
          <w:szCs w:val="20"/>
          <w:highlight w:val="yellow"/>
        </w:rPr>
        <w:t>Comentário PNM:</w:t>
      </w:r>
      <w:r>
        <w:rPr>
          <w:sz w:val="20"/>
          <w:szCs w:val="20"/>
          <w:highlight w:val="yellow"/>
        </w:rPr>
        <w:t xml:space="preserve"> Nos parece que a inexistência de demandas contra a Oi que afetem adversamente a capacidade de concluir a operação de fato é uma preocupação razoável a ser endereçada pelo SPA. Por outro lado, as demais declarações parecem pertinentes apenas às outorgas da SPE </w:t>
      </w:r>
      <w:r>
        <w:rPr>
          <w:sz w:val="20"/>
          <w:szCs w:val="20"/>
          <w:highlight w:val="yellow"/>
        </w:rPr>
        <w:t>ClientCo. Nesse sentido, sugerimos ajustes.</w:t>
      </w:r>
    </w:p>
  </w:comment>
  <w:comment w:id="39" w:author="Autor" w:initials="A">
    <w:p w14:paraId="5D2956D0" w14:textId="77777777" w:rsidR="00C12374" w:rsidRDefault="00C12374" w:rsidP="00C12374">
      <w:pPr>
        <w:pStyle w:val="CommentText"/>
      </w:pPr>
      <w:r>
        <w:rPr>
          <w:rStyle w:val="CommentReference"/>
        </w:rPr>
        <w:annotationRef/>
      </w:r>
      <w:r>
        <w:t>De acordo</w:t>
      </w:r>
    </w:p>
  </w:comment>
  <w:comment w:id="40" w:author="Jurídico Societário" w:date="2024-06-12T17:15:00Z" w:initials="Jur Soc">
    <w:p w14:paraId="5D022A00" w14:textId="081B947E" w:rsidR="00C63F5C" w:rsidRDefault="00C63F5C">
      <w:pPr>
        <w:pStyle w:val="CommentText"/>
      </w:pPr>
      <w:r>
        <w:rPr>
          <w:rStyle w:val="CommentReference"/>
        </w:rPr>
        <w:annotationRef/>
      </w:r>
      <w:r w:rsidR="0068733B" w:rsidRPr="0068733B">
        <w:rPr>
          <w:b/>
          <w:u w:val="single"/>
        </w:rPr>
        <w:t xml:space="preserve">Tributos e </w:t>
      </w:r>
      <w:r w:rsidR="0068733B" w:rsidRPr="0068733B">
        <w:rPr>
          <w:b/>
          <w:u w:val="single"/>
        </w:rPr>
        <w:t>Jur Tributário (</w:t>
      </w:r>
      <w:r w:rsidRPr="0068733B">
        <w:rPr>
          <w:b/>
          <w:u w:val="single"/>
        </w:rPr>
        <w:t>Flavia Casali e Pedro Rique</w:t>
      </w:r>
      <w:r w:rsidR="0068733B" w:rsidRPr="0068733B">
        <w:rPr>
          <w:b/>
          <w:u w:val="single"/>
        </w:rPr>
        <w:t>):</w:t>
      </w:r>
      <w:r w:rsidR="0068733B">
        <w:t xml:space="preserve"> validar</w:t>
      </w:r>
    </w:p>
  </w:comment>
  <w:comment w:id="42" w:author="Jurídico Societário" w:date="2024-06-12T17:16:00Z" w:initials="Jur Soc">
    <w:p w14:paraId="6B399F7E" w14:textId="0DBD634F" w:rsidR="00C63F5C" w:rsidRDefault="00C63F5C">
      <w:pPr>
        <w:pStyle w:val="CommentText"/>
      </w:pPr>
      <w:r>
        <w:rPr>
          <w:rStyle w:val="CommentReference"/>
        </w:rPr>
        <w:annotationRef/>
      </w:r>
      <w:r w:rsidR="006C6517">
        <w:rPr>
          <w:b/>
          <w:u w:val="single"/>
        </w:rPr>
        <w:t>Checar quem poderia compilar o Anexo 7.1.9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1D5847" w15:done="0"/>
  <w15:commentEx w15:paraId="27EC3734" w15:done="0"/>
  <w15:commentEx w15:paraId="0C595878" w15:done="0"/>
  <w15:commentEx w15:paraId="2E49213B" w15:done="0"/>
  <w15:commentEx w15:paraId="723E1A7D" w15:done="0"/>
  <w15:commentEx w15:paraId="28154F2A" w15:done="0"/>
  <w15:commentEx w15:paraId="1FEA4709" w15:done="0"/>
  <w15:commentEx w15:paraId="1B878358" w15:done="0"/>
  <w15:commentEx w15:paraId="3D3AFE3E" w15:done="0"/>
  <w15:commentEx w15:paraId="4A05CD3E" w15:done="0"/>
  <w15:commentEx w15:paraId="3A7BA105" w15:done="0"/>
  <w15:commentEx w15:paraId="5A881BA9" w15:done="0"/>
  <w15:commentEx w15:paraId="5836AE2D" w15:done="0"/>
  <w15:commentEx w15:paraId="2A9CC8EE" w15:done="0"/>
  <w15:commentEx w15:paraId="1FADB7D7" w15:done="0"/>
  <w15:commentEx w15:paraId="34596F28" w15:done="0"/>
  <w15:commentEx w15:paraId="553281BC" w15:done="0"/>
  <w15:commentEx w15:paraId="705F4211" w15:done="0"/>
  <w15:commentEx w15:paraId="05C5F6CF" w15:done="0"/>
  <w15:commentEx w15:paraId="3CEE7F82" w15:done="0"/>
  <w15:commentEx w15:paraId="40E0A455" w15:done="0"/>
  <w15:commentEx w15:paraId="301FBA47" w15:done="0"/>
  <w15:commentEx w15:paraId="7988889C" w15:done="0"/>
  <w15:commentEx w15:paraId="050D1B10" w15:done="0"/>
  <w15:commentEx w15:paraId="62D3E18B" w15:paraIdParent="050D1B10" w15:done="0"/>
  <w15:commentEx w15:paraId="03E56387" w15:done="0"/>
  <w15:commentEx w15:paraId="75807C31" w15:done="0"/>
  <w15:commentEx w15:paraId="5D2956D0" w15:paraIdParent="75807C31" w15:done="0"/>
  <w15:commentEx w15:paraId="5D022A00" w15:done="0"/>
  <w15:commentEx w15:paraId="6B399F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1D5847" w16cid:durableId="30049083"/>
  <w16cid:commentId w16cid:paraId="27EC3734" w16cid:durableId="4CF96DFC"/>
  <w16cid:commentId w16cid:paraId="0C595878" w16cid:durableId="26E4BA40"/>
  <w16cid:commentId w16cid:paraId="2E49213B" w16cid:durableId="5788459C"/>
  <w16cid:commentId w16cid:paraId="723E1A7D" w16cid:durableId="155F3CA3"/>
  <w16cid:commentId w16cid:paraId="28154F2A" w16cid:durableId="57261951"/>
  <w16cid:commentId w16cid:paraId="1FEA4709" w16cid:durableId="0B17A6FC"/>
  <w16cid:commentId w16cid:paraId="1B878358" w16cid:durableId="6F29BF6D"/>
  <w16cid:commentId w16cid:paraId="3D3AFE3E" w16cid:durableId="73B27368"/>
  <w16cid:commentId w16cid:paraId="4A05CD3E" w16cid:durableId="17718037"/>
  <w16cid:commentId w16cid:paraId="3A7BA105" w16cid:durableId="0B334A7C"/>
  <w16cid:commentId w16cid:paraId="5A881BA9" w16cid:durableId="5F7131F7"/>
  <w16cid:commentId w16cid:paraId="5836AE2D" w16cid:durableId="1542992E"/>
  <w16cid:commentId w16cid:paraId="2A9CC8EE" w16cid:durableId="446B3564"/>
  <w16cid:commentId w16cid:paraId="1FADB7D7" w16cid:durableId="410046FD"/>
  <w16cid:commentId w16cid:paraId="34596F28" w16cid:durableId="4BF24F5D"/>
  <w16cid:commentId w16cid:paraId="553281BC" w16cid:durableId="428FF503"/>
  <w16cid:commentId w16cid:paraId="705F4211" w16cid:durableId="3A74C5D3"/>
  <w16cid:commentId w16cid:paraId="05C5F6CF" w16cid:durableId="6415FCF2"/>
  <w16cid:commentId w16cid:paraId="3CEE7F82" w16cid:durableId="3A742610"/>
  <w16cid:commentId w16cid:paraId="40E0A455" w16cid:durableId="46FB9395"/>
  <w16cid:commentId w16cid:paraId="301FBA47" w16cid:durableId="05BA3273"/>
  <w16cid:commentId w16cid:paraId="7988889C" w16cid:durableId="330C6C09"/>
  <w16cid:commentId w16cid:paraId="050D1B10" w16cid:durableId="4E175356"/>
  <w16cid:commentId w16cid:paraId="62D3E18B" w16cid:durableId="0E5E0D7D"/>
  <w16cid:commentId w16cid:paraId="03E56387" w16cid:durableId="07F3A0FF"/>
  <w16cid:commentId w16cid:paraId="75807C31" w16cid:durableId="1F521758"/>
  <w16cid:commentId w16cid:paraId="5D2956D0" w16cid:durableId="322BBAE3"/>
  <w16cid:commentId w16cid:paraId="5D022A00" w16cid:durableId="2533150D"/>
  <w16cid:commentId w16cid:paraId="6B399F7E" w16cid:durableId="0052B3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4CD26E68"/>
    <w:lvl w:ilvl="0">
      <w:start w:val="7"/>
      <w:numFmt w:val="decimal"/>
      <w:lvlText w:val="%1"/>
      <w:lvlJc w:val="left"/>
      <w:pPr>
        <w:ind w:left="102" w:hanging="708"/>
      </w:pPr>
    </w:lvl>
    <w:lvl w:ilvl="1">
      <w:start w:val="2"/>
      <w:numFmt w:val="decimal"/>
      <w:lvlText w:val="%1.%2"/>
      <w:lvlJc w:val="left"/>
      <w:pPr>
        <w:ind w:left="102" w:hanging="708"/>
      </w:pPr>
    </w:lvl>
    <w:lvl w:ilvl="2">
      <w:start w:val="1"/>
      <w:numFmt w:val="decimal"/>
      <w:lvlText w:val="%1.%2.%3."/>
      <w:lvlJc w:val="left"/>
      <w:pPr>
        <w:ind w:left="102" w:hanging="708"/>
      </w:pPr>
      <w:rPr>
        <w:rFonts w:ascii="Times New Roman" w:hAnsi="Times New Roman" w:cs="Times New Roman"/>
        <w:b w:val="0"/>
        <w:bCs w:val="0"/>
        <w:w w:val="81"/>
        <w:sz w:val="22"/>
        <w:szCs w:val="22"/>
      </w:rPr>
    </w:lvl>
    <w:lvl w:ilvl="3">
      <w:start w:val="1"/>
      <w:numFmt w:val="lowerRoman"/>
      <w:lvlText w:val="(%4)"/>
      <w:lvlJc w:val="left"/>
      <w:pPr>
        <w:ind w:left="668" w:hanging="850"/>
      </w:pPr>
      <w:rPr>
        <w:rFonts w:ascii="Times New Roman" w:hAnsi="Times New Roman" w:cs="Times New Roman"/>
        <w:b w:val="0"/>
        <w:bCs w:val="0"/>
        <w:w w:val="63"/>
        <w:sz w:val="22"/>
        <w:szCs w:val="22"/>
      </w:rPr>
    </w:lvl>
    <w:lvl w:ilvl="4">
      <w:numFmt w:val="bullet"/>
      <w:lvlText w:val="•"/>
      <w:lvlJc w:val="left"/>
      <w:pPr>
        <w:ind w:left="3355" w:hanging="850"/>
      </w:pPr>
    </w:lvl>
    <w:lvl w:ilvl="5">
      <w:numFmt w:val="bullet"/>
      <w:lvlText w:val="•"/>
      <w:lvlJc w:val="left"/>
      <w:pPr>
        <w:ind w:left="4253" w:hanging="850"/>
      </w:pPr>
    </w:lvl>
    <w:lvl w:ilvl="6">
      <w:numFmt w:val="bullet"/>
      <w:lvlText w:val="•"/>
      <w:lvlJc w:val="left"/>
      <w:pPr>
        <w:ind w:left="5152" w:hanging="850"/>
      </w:pPr>
    </w:lvl>
    <w:lvl w:ilvl="7">
      <w:numFmt w:val="bullet"/>
      <w:lvlText w:val="•"/>
      <w:lvlJc w:val="left"/>
      <w:pPr>
        <w:ind w:left="6050" w:hanging="850"/>
      </w:pPr>
    </w:lvl>
    <w:lvl w:ilvl="8">
      <w:numFmt w:val="bullet"/>
      <w:lvlText w:val="•"/>
      <w:lvlJc w:val="left"/>
      <w:pPr>
        <w:ind w:left="6949" w:hanging="850"/>
      </w:pPr>
    </w:lvl>
  </w:abstractNum>
  <w:abstractNum w:abstractNumId="1" w15:restartNumberingAfterBreak="0">
    <w:nsid w:val="0F6F42EC"/>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B469C8"/>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5741BD"/>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503A1E"/>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E67988"/>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CC2708"/>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07440D"/>
    <w:multiLevelType w:val="multilevel"/>
    <w:tmpl w:val="AB6A9530"/>
    <w:lvl w:ilvl="0">
      <w:start w:val="7"/>
      <w:numFmt w:val="decimal"/>
      <w:lvlText w:val="%1."/>
      <w:lvlJc w:val="left"/>
      <w:pPr>
        <w:ind w:left="504" w:hanging="504"/>
      </w:pPr>
      <w:rPr>
        <w:rFonts w:hint="default"/>
        <w:u w:val="single"/>
      </w:rPr>
    </w:lvl>
    <w:lvl w:ilvl="1">
      <w:start w:val="1"/>
      <w:numFmt w:val="decimal"/>
      <w:lvlText w:val="%1.%2."/>
      <w:lvlJc w:val="left"/>
      <w:pPr>
        <w:ind w:left="504" w:hanging="504"/>
      </w:pPr>
      <w:rPr>
        <w:rFonts w:hint="default"/>
        <w:u w:val="singl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8" w15:restartNumberingAfterBreak="0">
    <w:nsid w:val="42C005B2"/>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342942"/>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77751552">
    <w:abstractNumId w:val="0"/>
    <w:lvlOverride w:ilvl="0">
      <w:lvl w:ilvl="0">
        <w:start w:val="7"/>
        <w:numFmt w:val="decimal"/>
        <w:lvlText w:val="%1"/>
        <w:lvlJc w:val="left"/>
        <w:pPr>
          <w:ind w:left="102" w:hanging="708"/>
        </w:pPr>
      </w:lvl>
    </w:lvlOverride>
    <w:lvlOverride w:ilvl="1">
      <w:lvl w:ilvl="1">
        <w:start w:val="2"/>
        <w:numFmt w:val="decimal"/>
        <w:lvlText w:val="%1.%2"/>
        <w:lvlJc w:val="left"/>
        <w:pPr>
          <w:ind w:left="102" w:hanging="708"/>
        </w:pPr>
      </w:lvl>
    </w:lvlOverride>
    <w:lvlOverride w:ilvl="2">
      <w:lvl w:ilvl="2">
        <w:start w:val="1"/>
        <w:numFmt w:val="decimal"/>
        <w:lvlText w:val="%1.%2.%3."/>
        <w:lvlJc w:val="left"/>
        <w:pPr>
          <w:ind w:left="102" w:hanging="708"/>
        </w:pPr>
        <w:rPr>
          <w:rFonts w:ascii="Palatino Linotype" w:hAnsi="Palatino Linotype" w:cs="Times New Roman"/>
          <w:b w:val="0"/>
          <w:bCs w:val="0"/>
          <w:w w:val="81"/>
          <w:sz w:val="22"/>
          <w:szCs w:val="22"/>
        </w:rPr>
      </w:lvl>
    </w:lvlOverride>
    <w:lvlOverride w:ilvl="3">
      <w:lvl w:ilvl="3">
        <w:start w:val="1"/>
        <w:numFmt w:val="lowerRoman"/>
        <w:lvlText w:val="(%4)"/>
        <w:lvlJc w:val="left"/>
        <w:pPr>
          <w:ind w:left="668" w:hanging="850"/>
        </w:pPr>
        <w:rPr>
          <w:rFonts w:ascii="Times New Roman" w:hAnsi="Times New Roman" w:cs="Times New Roman"/>
          <w:b w:val="0"/>
          <w:bCs w:val="0"/>
          <w:w w:val="63"/>
          <w:sz w:val="22"/>
          <w:szCs w:val="22"/>
        </w:rPr>
      </w:lvl>
    </w:lvlOverride>
    <w:lvlOverride w:ilvl="4">
      <w:lvl w:ilvl="4">
        <w:numFmt w:val="bullet"/>
        <w:lvlText w:val="•"/>
        <w:lvlJc w:val="left"/>
        <w:pPr>
          <w:ind w:left="3355" w:hanging="850"/>
        </w:pPr>
      </w:lvl>
    </w:lvlOverride>
    <w:lvlOverride w:ilvl="5">
      <w:lvl w:ilvl="5">
        <w:numFmt w:val="bullet"/>
        <w:lvlText w:val="•"/>
        <w:lvlJc w:val="left"/>
        <w:pPr>
          <w:ind w:left="4253" w:hanging="850"/>
        </w:pPr>
      </w:lvl>
    </w:lvlOverride>
    <w:lvlOverride w:ilvl="6">
      <w:lvl w:ilvl="6">
        <w:numFmt w:val="bullet"/>
        <w:lvlText w:val="•"/>
        <w:lvlJc w:val="left"/>
        <w:pPr>
          <w:ind w:left="5152" w:hanging="850"/>
        </w:pPr>
      </w:lvl>
    </w:lvlOverride>
    <w:lvlOverride w:ilvl="7">
      <w:lvl w:ilvl="7">
        <w:numFmt w:val="bullet"/>
        <w:lvlText w:val="•"/>
        <w:lvlJc w:val="left"/>
        <w:pPr>
          <w:ind w:left="6050" w:hanging="850"/>
        </w:pPr>
      </w:lvl>
    </w:lvlOverride>
    <w:lvlOverride w:ilvl="8">
      <w:lvl w:ilvl="8">
        <w:numFmt w:val="bullet"/>
        <w:lvlText w:val="•"/>
        <w:lvlJc w:val="left"/>
        <w:pPr>
          <w:ind w:left="6949" w:hanging="850"/>
        </w:pPr>
      </w:lvl>
    </w:lvlOverride>
  </w:num>
  <w:num w:numId="2" w16cid:durableId="1623808151">
    <w:abstractNumId w:val="8"/>
  </w:num>
  <w:num w:numId="3" w16cid:durableId="164790138">
    <w:abstractNumId w:val="4"/>
  </w:num>
  <w:num w:numId="4" w16cid:durableId="1362439625">
    <w:abstractNumId w:val="6"/>
  </w:num>
  <w:num w:numId="5" w16cid:durableId="1284774749">
    <w:abstractNumId w:val="3"/>
  </w:num>
  <w:num w:numId="6" w16cid:durableId="1519612602">
    <w:abstractNumId w:val="9"/>
  </w:num>
  <w:num w:numId="7" w16cid:durableId="1714039988">
    <w:abstractNumId w:val="5"/>
  </w:num>
  <w:num w:numId="8" w16cid:durableId="793061145">
    <w:abstractNumId w:val="1"/>
  </w:num>
  <w:num w:numId="9" w16cid:durableId="1929338960">
    <w:abstractNumId w:val="7"/>
  </w:num>
  <w:num w:numId="10" w16cid:durableId="186065639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ídico Societário">
    <w15:presenceInfo w15:providerId="None" w15:userId="Jurídico Societá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374"/>
    <w:rsid w:val="000F582B"/>
    <w:rsid w:val="001A0B48"/>
    <w:rsid w:val="002D3845"/>
    <w:rsid w:val="004C7187"/>
    <w:rsid w:val="00500CE5"/>
    <w:rsid w:val="005F324D"/>
    <w:rsid w:val="00641D91"/>
    <w:rsid w:val="0068733B"/>
    <w:rsid w:val="006B303B"/>
    <w:rsid w:val="006C6517"/>
    <w:rsid w:val="00700596"/>
    <w:rsid w:val="00786F48"/>
    <w:rsid w:val="00825482"/>
    <w:rsid w:val="00853273"/>
    <w:rsid w:val="009B2B0C"/>
    <w:rsid w:val="00B915D6"/>
    <w:rsid w:val="00C12374"/>
    <w:rsid w:val="00C63F5C"/>
    <w:rsid w:val="00CC55E3"/>
    <w:rsid w:val="00DB5BDC"/>
    <w:rsid w:val="00DE2312"/>
    <w:rsid w:val="00EB45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E713"/>
  <w15:chartTrackingRefBased/>
  <w15:docId w15:val="{C9B15FF9-1482-4AE0-AADD-27694717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7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2374"/>
    <w:pPr>
      <w:ind w:left="720"/>
      <w:contextualSpacing/>
    </w:pPr>
  </w:style>
  <w:style w:type="character" w:customStyle="1" w:styleId="ListParagraphChar">
    <w:name w:val="List Paragraph Char"/>
    <w:link w:val="ListParagraph"/>
    <w:uiPriority w:val="34"/>
    <w:rsid w:val="00C12374"/>
  </w:style>
  <w:style w:type="paragraph" w:styleId="BodyText">
    <w:name w:val="Body Text"/>
    <w:basedOn w:val="Normal"/>
    <w:link w:val="BodyTextChar"/>
    <w:uiPriority w:val="1"/>
    <w:qFormat/>
    <w:rsid w:val="00C12374"/>
    <w:pPr>
      <w:widowControl w:val="0"/>
      <w:autoSpaceDE w:val="0"/>
      <w:autoSpaceDN w:val="0"/>
      <w:adjustRightInd w:val="0"/>
      <w:spacing w:after="0" w:line="240" w:lineRule="auto"/>
    </w:pPr>
    <w:rPr>
      <w:rFonts w:ascii="Times New Roman" w:eastAsiaTheme="minorEastAsia" w:hAnsi="Times New Roman" w:cs="Times New Roman"/>
      <w:lang w:eastAsia="pt-BR"/>
      <w14:ligatures w14:val="standardContextual"/>
    </w:rPr>
  </w:style>
  <w:style w:type="character" w:customStyle="1" w:styleId="BodyTextChar">
    <w:name w:val="Body Text Char"/>
    <w:basedOn w:val="DefaultParagraphFont"/>
    <w:link w:val="BodyText"/>
    <w:uiPriority w:val="1"/>
    <w:rsid w:val="00C12374"/>
    <w:rPr>
      <w:rFonts w:ascii="Times New Roman" w:eastAsiaTheme="minorEastAsia" w:hAnsi="Times New Roman" w:cs="Times New Roman"/>
      <w:lang w:eastAsia="pt-BR"/>
      <w14:ligatures w14:val="standardContextual"/>
    </w:rPr>
  </w:style>
  <w:style w:type="character" w:styleId="CommentReference">
    <w:name w:val="annotation reference"/>
    <w:basedOn w:val="DefaultParagraphFont"/>
    <w:uiPriority w:val="99"/>
    <w:semiHidden/>
    <w:unhideWhenUsed/>
    <w:rsid w:val="00C12374"/>
    <w:rPr>
      <w:sz w:val="16"/>
      <w:szCs w:val="16"/>
    </w:rPr>
  </w:style>
  <w:style w:type="paragraph" w:styleId="CommentText">
    <w:name w:val="annotation text"/>
    <w:basedOn w:val="Normal"/>
    <w:link w:val="CommentTextChar"/>
    <w:uiPriority w:val="99"/>
    <w:unhideWhenUsed/>
    <w:rsid w:val="00C12374"/>
    <w:pPr>
      <w:spacing w:line="240" w:lineRule="auto"/>
    </w:pPr>
    <w:rPr>
      <w:sz w:val="20"/>
      <w:szCs w:val="20"/>
    </w:rPr>
  </w:style>
  <w:style w:type="character" w:customStyle="1" w:styleId="CommentTextChar">
    <w:name w:val="Comment Text Char"/>
    <w:basedOn w:val="DefaultParagraphFont"/>
    <w:link w:val="CommentText"/>
    <w:uiPriority w:val="99"/>
    <w:rsid w:val="00C12374"/>
    <w:rPr>
      <w:sz w:val="20"/>
      <w:szCs w:val="20"/>
    </w:rPr>
  </w:style>
  <w:style w:type="paragraph" w:styleId="BalloonText">
    <w:name w:val="Balloon Text"/>
    <w:basedOn w:val="Normal"/>
    <w:link w:val="BalloonTextChar"/>
    <w:uiPriority w:val="99"/>
    <w:semiHidden/>
    <w:unhideWhenUsed/>
    <w:rsid w:val="00C123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37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25482"/>
    <w:rPr>
      <w:b/>
      <w:bCs/>
    </w:rPr>
  </w:style>
  <w:style w:type="character" w:customStyle="1" w:styleId="CommentSubjectChar">
    <w:name w:val="Comment Subject Char"/>
    <w:basedOn w:val="CommentTextChar"/>
    <w:link w:val="CommentSubject"/>
    <w:uiPriority w:val="99"/>
    <w:semiHidden/>
    <w:rsid w:val="008254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3710</Words>
  <Characters>21151</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Societário</dc:creator>
  <cp:keywords/>
  <dc:description/>
  <cp:lastModifiedBy>Alessandro Barbosa</cp:lastModifiedBy>
  <cp:revision>4</cp:revision>
  <dcterms:created xsi:type="dcterms:W3CDTF">2024-06-13T21:47:00Z</dcterms:created>
  <dcterms:modified xsi:type="dcterms:W3CDTF">2024-06-13T21:51:00Z</dcterms:modified>
</cp:coreProperties>
</file>